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F900E0" w14:textId="77777777" w:rsidR="009F7E68" w:rsidRPr="00181FF8" w:rsidRDefault="009F7E68" w:rsidP="009F7E68">
      <w:pPr>
        <w:jc w:val="center"/>
        <w:rPr>
          <w:b/>
          <w:smallCaps/>
          <w:noProof/>
          <w:sz w:val="36"/>
          <w:szCs w:val="36"/>
          <w:lang w:val="hu-HU"/>
        </w:rPr>
      </w:pPr>
      <w:r w:rsidRPr="0023494D">
        <w:rPr>
          <w:b/>
          <w:smallCaps/>
          <w:noProof/>
          <w:sz w:val="36"/>
          <w:szCs w:val="36"/>
          <w:lang w:val="hu-HU"/>
        </w:rPr>
        <w:t>Szakdolgozat</w:t>
      </w:r>
    </w:p>
    <w:p w14:paraId="05A3848B" w14:textId="77777777" w:rsidR="009F7E68" w:rsidRDefault="009F7E68" w:rsidP="009F7E68">
      <w:pPr>
        <w:jc w:val="center"/>
        <w:rPr>
          <w:ins w:id="0" w:author="HUBER, HAJNALKA" w:date="2018-04-12T13:19:00Z"/>
          <w:lang w:val="hu-HU"/>
        </w:rPr>
      </w:pPr>
      <w:r w:rsidRPr="0023494D">
        <w:rPr>
          <w:noProof/>
        </w:rPr>
        <w:drawing>
          <wp:inline distT="0" distB="0" distL="0" distR="0" wp14:anchorId="5EBF7EAC" wp14:editId="736B8378">
            <wp:extent cx="3143233" cy="285603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3039" cy="2864944"/>
                    </a:xfrm>
                    <a:prstGeom prst="rect">
                      <a:avLst/>
                    </a:prstGeom>
                  </pic:spPr>
                </pic:pic>
              </a:graphicData>
            </a:graphic>
          </wp:inline>
        </w:drawing>
      </w:r>
    </w:p>
    <w:p w14:paraId="6D2082F0" w14:textId="77777777" w:rsidR="009F7E68" w:rsidRDefault="009F7E68" w:rsidP="009F7E68">
      <w:pPr>
        <w:jc w:val="center"/>
        <w:rPr>
          <w:b/>
          <w:sz w:val="24"/>
          <w:szCs w:val="24"/>
          <w:lang w:val="hu-HU"/>
        </w:rPr>
      </w:pPr>
      <w:r w:rsidRPr="00181FF8">
        <w:rPr>
          <w:b/>
          <w:sz w:val="24"/>
          <w:szCs w:val="24"/>
          <w:lang w:val="hu-HU"/>
        </w:rPr>
        <w:t>Eötvös Loránd Tudományegyetem Informatikai Kar</w:t>
      </w:r>
    </w:p>
    <w:p w14:paraId="134C251B" w14:textId="77777777" w:rsidR="009F7E68" w:rsidRDefault="009F7E68" w:rsidP="009F7E68">
      <w:pPr>
        <w:jc w:val="center"/>
        <w:rPr>
          <w:sz w:val="24"/>
          <w:szCs w:val="24"/>
          <w:lang w:val="hu-HU"/>
        </w:rPr>
      </w:pPr>
      <w:r w:rsidRPr="00181FF8">
        <w:rPr>
          <w:sz w:val="24"/>
          <w:szCs w:val="24"/>
          <w:lang w:val="hu-HU"/>
        </w:rPr>
        <w:t>Komputeralgebra Tanszék</w:t>
      </w:r>
    </w:p>
    <w:p w14:paraId="6B383048" w14:textId="77777777" w:rsidR="009F7E68" w:rsidRDefault="009F7E68" w:rsidP="009F7E68">
      <w:pPr>
        <w:jc w:val="center"/>
        <w:rPr>
          <w:sz w:val="24"/>
          <w:szCs w:val="24"/>
          <w:lang w:val="hu-HU"/>
        </w:rPr>
      </w:pPr>
    </w:p>
    <w:p w14:paraId="65A13230" w14:textId="77777777" w:rsidR="009F7E68" w:rsidRPr="0023494D" w:rsidRDefault="009F7E68" w:rsidP="009F7E68">
      <w:pPr>
        <w:jc w:val="center"/>
        <w:rPr>
          <w:b/>
          <w:noProof/>
          <w:sz w:val="36"/>
          <w:szCs w:val="36"/>
          <w:lang w:val="hu-HU"/>
        </w:rPr>
      </w:pPr>
      <w:r w:rsidRPr="0023494D">
        <w:rPr>
          <w:b/>
          <w:sz w:val="36"/>
          <w:szCs w:val="36"/>
          <w:lang w:val="hu-HU"/>
        </w:rPr>
        <w:t>Web</w:t>
      </w:r>
      <w:r>
        <w:rPr>
          <w:b/>
          <w:sz w:val="36"/>
          <w:szCs w:val="36"/>
          <w:lang w:val="hu-HU"/>
        </w:rPr>
        <w:t xml:space="preserve"> alapú tesztelés és tesztauto</w:t>
      </w:r>
      <w:r w:rsidRPr="0023494D">
        <w:rPr>
          <w:b/>
          <w:sz w:val="36"/>
          <w:szCs w:val="36"/>
          <w:lang w:val="hu-HU"/>
        </w:rPr>
        <w:t>matizálás</w:t>
      </w:r>
    </w:p>
    <w:p w14:paraId="740F5B56" w14:textId="77777777" w:rsidR="009F7E68" w:rsidRPr="00181FF8" w:rsidRDefault="009F7E68" w:rsidP="009F7E68">
      <w:pPr>
        <w:rPr>
          <w:sz w:val="24"/>
          <w:szCs w:val="24"/>
          <w:lang w:val="hu-HU"/>
        </w:rPr>
      </w:pPr>
    </w:p>
    <w:p w14:paraId="0C2FF4C5" w14:textId="77777777" w:rsidR="009F7E68" w:rsidRPr="00181FF8" w:rsidRDefault="009F7E68" w:rsidP="009F7E68">
      <w:pPr>
        <w:jc w:val="center"/>
        <w:rPr>
          <w:b/>
          <w:sz w:val="24"/>
          <w:szCs w:val="24"/>
          <w:lang w:val="hu-HU"/>
        </w:rPr>
      </w:pPr>
      <w:r w:rsidRPr="00181FF8">
        <w:rPr>
          <w:b/>
          <w:sz w:val="24"/>
          <w:szCs w:val="24"/>
          <w:lang w:val="hu-HU"/>
        </w:rPr>
        <w:t>Témavezető:</w:t>
      </w:r>
    </w:p>
    <w:p w14:paraId="26CDED3B" w14:textId="77777777" w:rsidR="009F7E68" w:rsidRPr="00181FF8" w:rsidRDefault="009F7E68" w:rsidP="009F7E68">
      <w:pPr>
        <w:jc w:val="center"/>
        <w:rPr>
          <w:sz w:val="24"/>
          <w:szCs w:val="24"/>
          <w:lang w:val="hu-HU"/>
        </w:rPr>
      </w:pPr>
      <w:r w:rsidRPr="00181FF8">
        <w:rPr>
          <w:sz w:val="24"/>
          <w:szCs w:val="24"/>
          <w:lang w:val="hu-HU"/>
        </w:rPr>
        <w:t>Dr. Kovács Attila</w:t>
      </w:r>
    </w:p>
    <w:p w14:paraId="4512A4BC" w14:textId="77777777" w:rsidR="009F7E68" w:rsidRDefault="009F7E68" w:rsidP="009F7E68">
      <w:pPr>
        <w:jc w:val="center"/>
        <w:rPr>
          <w:sz w:val="24"/>
          <w:szCs w:val="24"/>
          <w:lang w:val="hu-HU"/>
        </w:rPr>
      </w:pPr>
      <w:r>
        <w:rPr>
          <w:sz w:val="24"/>
          <w:szCs w:val="24"/>
          <w:lang w:val="hu-HU"/>
        </w:rPr>
        <w:t>E</w:t>
      </w:r>
      <w:r w:rsidRPr="00181FF8">
        <w:rPr>
          <w:sz w:val="24"/>
          <w:szCs w:val="24"/>
          <w:lang w:val="hu-HU"/>
        </w:rPr>
        <w:t>gyetemi docens ELTE</w:t>
      </w:r>
    </w:p>
    <w:p w14:paraId="774691E4" w14:textId="77777777" w:rsidR="009F7E68" w:rsidRDefault="009F7E68" w:rsidP="009F7E68">
      <w:pPr>
        <w:jc w:val="center"/>
        <w:rPr>
          <w:sz w:val="24"/>
          <w:szCs w:val="24"/>
          <w:lang w:val="hu-HU"/>
        </w:rPr>
      </w:pPr>
    </w:p>
    <w:p w14:paraId="6957D09C" w14:textId="77777777" w:rsidR="009F7E68" w:rsidRPr="00181FF8" w:rsidRDefault="009F7E68" w:rsidP="009F7E68">
      <w:pPr>
        <w:jc w:val="center"/>
        <w:rPr>
          <w:b/>
          <w:sz w:val="24"/>
          <w:szCs w:val="24"/>
          <w:lang w:val="hu-HU"/>
        </w:rPr>
      </w:pPr>
      <w:r w:rsidRPr="00181FF8">
        <w:rPr>
          <w:b/>
          <w:sz w:val="24"/>
          <w:szCs w:val="24"/>
          <w:lang w:val="hu-HU"/>
        </w:rPr>
        <w:t xml:space="preserve">Készítette: </w:t>
      </w:r>
    </w:p>
    <w:p w14:paraId="68EAE961" w14:textId="77777777" w:rsidR="009F7E68" w:rsidRDefault="009F7E68" w:rsidP="009F7E68">
      <w:pPr>
        <w:jc w:val="center"/>
        <w:rPr>
          <w:sz w:val="24"/>
          <w:szCs w:val="24"/>
          <w:lang w:val="hu-HU"/>
        </w:rPr>
      </w:pPr>
      <w:r>
        <w:rPr>
          <w:sz w:val="24"/>
          <w:szCs w:val="24"/>
          <w:lang w:val="hu-HU"/>
        </w:rPr>
        <w:t>Huber Hajnalka</w:t>
      </w:r>
    </w:p>
    <w:p w14:paraId="17081FFB" w14:textId="77777777" w:rsidR="009F7E68" w:rsidRPr="00181FF8" w:rsidRDefault="009F7E68" w:rsidP="009F7E68">
      <w:pPr>
        <w:jc w:val="center"/>
        <w:rPr>
          <w:sz w:val="24"/>
          <w:szCs w:val="24"/>
          <w:lang w:val="hu-HU"/>
        </w:rPr>
      </w:pPr>
      <w:r>
        <w:rPr>
          <w:sz w:val="24"/>
          <w:szCs w:val="24"/>
          <w:lang w:val="hu-HU"/>
        </w:rPr>
        <w:t>Programtervező informatikus</w:t>
      </w:r>
    </w:p>
    <w:p w14:paraId="2DBFAFAF" w14:textId="77777777" w:rsidR="009F7E68" w:rsidRPr="00181FF8" w:rsidRDefault="009F7E68" w:rsidP="009F7E68">
      <w:pPr>
        <w:rPr>
          <w:sz w:val="24"/>
          <w:szCs w:val="24"/>
          <w:lang w:val="hu-HU"/>
        </w:rPr>
      </w:pPr>
    </w:p>
    <w:p w14:paraId="2DC39BB3" w14:textId="77777777" w:rsidR="009F7E68" w:rsidRDefault="009F7E68" w:rsidP="009F7E68">
      <w:pPr>
        <w:jc w:val="center"/>
        <w:rPr>
          <w:lang w:val="hu-HU"/>
        </w:rPr>
      </w:pPr>
    </w:p>
    <w:p w14:paraId="4438F4AC" w14:textId="77777777" w:rsidR="009F7E68" w:rsidRDefault="009F7E68" w:rsidP="009F7E68">
      <w:pPr>
        <w:jc w:val="center"/>
        <w:rPr>
          <w:lang w:val="hu-HU"/>
        </w:rPr>
      </w:pPr>
    </w:p>
    <w:p w14:paraId="36A4424F" w14:textId="479F1296" w:rsidR="00E07E39" w:rsidRPr="0023494D" w:rsidRDefault="009F7E68" w:rsidP="009F7E68">
      <w:pPr>
        <w:jc w:val="center"/>
        <w:rPr>
          <w:b/>
          <w:sz w:val="24"/>
          <w:szCs w:val="24"/>
          <w:lang w:val="hu-HU"/>
        </w:rPr>
      </w:pPr>
      <w:r>
        <w:rPr>
          <w:sz w:val="24"/>
          <w:szCs w:val="24"/>
          <w:lang w:val="hu-HU"/>
        </w:rPr>
        <w:t>Budapest, 2018</w:t>
      </w: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bookmarkStart w:id="1" w:name="_GoBack"/>
      <w:bookmarkEnd w:id="1"/>
      <w:r w:rsidRPr="00DA52BF">
        <w:rPr>
          <w:rFonts w:asciiTheme="minorHAnsi" w:hAnsiTheme="minorHAnsi"/>
          <w:b/>
          <w:bCs/>
          <w:sz w:val="36"/>
          <w:szCs w:val="36"/>
          <w:lang w:val="hu-HU"/>
        </w:rPr>
        <w:lastRenderedPageBreak/>
        <w:t>Tartalomjegyzék</w:t>
      </w:r>
    </w:p>
    <w:p w14:paraId="086F5059" w14:textId="77777777"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proofErr w:type="gramStart"/>
      <w:r w:rsidR="00E92312" w:rsidRPr="0023494D">
        <w:rPr>
          <w:rFonts w:asciiTheme="minorHAnsi" w:hAnsiTheme="minorHAnsi"/>
          <w:b/>
          <w:bCs/>
          <w:lang w:val="hu-HU"/>
        </w:rPr>
        <w:t>………………………………………………………………………………</w:t>
      </w:r>
      <w:r w:rsidR="000F12AE" w:rsidRPr="0023494D">
        <w:rPr>
          <w:rFonts w:asciiTheme="minorHAnsi" w:hAnsiTheme="minorHAnsi"/>
          <w:b/>
          <w:bCs/>
          <w:lang w:val="hu-HU"/>
        </w:rPr>
        <w:t>………………………………………….</w:t>
      </w:r>
      <w:proofErr w:type="gramEnd"/>
      <w:r w:rsidR="00E92312" w:rsidRPr="0023494D">
        <w:rPr>
          <w:rFonts w:asciiTheme="minorHAnsi" w:hAnsiTheme="minorHAnsi"/>
          <w:b/>
          <w:bCs/>
          <w:lang w:val="hu-HU"/>
        </w:rPr>
        <w:t>3</w:t>
      </w:r>
    </w:p>
    <w:p w14:paraId="316A2C77"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w:t>
      </w:r>
      <w:proofErr w:type="gramStart"/>
      <w:r w:rsidR="00F81096" w:rsidRPr="0023494D">
        <w:rPr>
          <w:rFonts w:asciiTheme="minorHAnsi" w:hAnsiTheme="minorHAnsi"/>
          <w:b/>
          <w:bCs/>
          <w:lang w:val="hu-HU"/>
        </w:rPr>
        <w:t xml:space="preserve">tesztelés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81096" w:rsidRPr="0023494D">
        <w:rPr>
          <w:rFonts w:asciiTheme="minorHAnsi" w:hAnsiTheme="minorHAnsi"/>
          <w:b/>
          <w:bCs/>
          <w:lang w:val="hu-HU"/>
        </w:rPr>
        <w:t>…………</w:t>
      </w:r>
      <w:r w:rsidR="0023494D">
        <w:rPr>
          <w:rFonts w:asciiTheme="minorHAnsi" w:hAnsiTheme="minorHAnsi"/>
          <w:b/>
          <w:bCs/>
          <w:lang w:val="hu-HU"/>
        </w:rPr>
        <w:t>5</w:t>
      </w:r>
    </w:p>
    <w:p w14:paraId="5138ABAB" w14:textId="77777777"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w:t>
      </w:r>
      <w:proofErr w:type="gramStart"/>
      <w:r w:rsidRPr="0023494D">
        <w:rPr>
          <w:rFonts w:asciiTheme="minorHAnsi" w:hAnsiTheme="minorHAnsi"/>
          <w:lang w:val="hu-HU"/>
        </w:rPr>
        <w:t xml:space="preserve">modell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23494D">
        <w:rPr>
          <w:rFonts w:asciiTheme="minorHAnsi" w:hAnsiTheme="minorHAnsi"/>
          <w:b/>
          <w:bCs/>
          <w:lang w:val="hu-HU"/>
        </w:rPr>
        <w:t>……………………….5</w:t>
      </w:r>
    </w:p>
    <w:p w14:paraId="061EA22E"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 xml:space="preserve">Agilis szoftverfejlesztés, inkrementális </w:t>
      </w:r>
      <w:proofErr w:type="gramStart"/>
      <w:r w:rsidR="00FB6D35">
        <w:rPr>
          <w:rFonts w:asciiTheme="minorHAnsi" w:hAnsiTheme="minorHAnsi"/>
          <w:lang w:val="hu-HU"/>
        </w:rPr>
        <w:t>modellel</w:t>
      </w:r>
      <w:r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23494D">
        <w:rPr>
          <w:rFonts w:asciiTheme="minorHAnsi" w:hAnsiTheme="minorHAnsi"/>
          <w:b/>
          <w:bCs/>
          <w:lang w:val="hu-HU"/>
        </w:rPr>
        <w:t>.………………….7</w:t>
      </w:r>
    </w:p>
    <w:p w14:paraId="60407721"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3. Szoftvertesztelési folyamatok és </w:t>
      </w:r>
      <w:proofErr w:type="gramStart"/>
      <w:r w:rsidRPr="0023494D">
        <w:rPr>
          <w:rFonts w:asciiTheme="minorHAnsi" w:hAnsiTheme="minorHAnsi"/>
          <w:b/>
          <w:bCs/>
          <w:lang w:val="hu-HU"/>
        </w:rPr>
        <w:t>módszerek …</w:t>
      </w:r>
      <w:proofErr w:type="gramEnd"/>
      <w:r w:rsidRPr="0023494D">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9</w:t>
      </w:r>
    </w:p>
    <w:p w14:paraId="24272493"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3.1. Tesztterv </w:t>
      </w:r>
      <w:proofErr w:type="gramStart"/>
      <w:r w:rsidRPr="0023494D">
        <w:rPr>
          <w:rFonts w:asciiTheme="minorHAnsi" w:hAnsiTheme="minorHAnsi"/>
          <w:lang w:val="hu-HU"/>
        </w:rPr>
        <w:t>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DC76CB">
        <w:rPr>
          <w:rFonts w:asciiTheme="minorHAnsi" w:hAnsiTheme="minorHAnsi"/>
          <w:b/>
          <w:bCs/>
          <w:lang w:val="hu-HU"/>
        </w:rPr>
        <w:t>……………………………………………………………………………….10</w:t>
      </w:r>
    </w:p>
    <w:p w14:paraId="0CB2F159" w14:textId="77777777"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 xml:space="preserve">3.2. Tesztelési </w:t>
      </w:r>
      <w:proofErr w:type="gramStart"/>
      <w:r>
        <w:rPr>
          <w:rFonts w:asciiTheme="minorHAnsi" w:hAnsiTheme="minorHAnsi"/>
          <w:lang w:val="hu-HU"/>
        </w:rPr>
        <w:t>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11</w:t>
      </w:r>
    </w:p>
    <w:p w14:paraId="47E1A3EC"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w:t>
      </w:r>
      <w:proofErr w:type="gramStart"/>
      <w:r w:rsidRPr="0023494D">
        <w:rPr>
          <w:rFonts w:asciiTheme="minorHAnsi" w:hAnsiTheme="minorHAnsi"/>
          <w:lang w:val="hu-HU"/>
        </w:rPr>
        <w:t>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C566DB">
        <w:rPr>
          <w:rFonts w:asciiTheme="minorHAnsi" w:hAnsiTheme="minorHAnsi"/>
          <w:b/>
          <w:bCs/>
          <w:lang w:val="hu-HU"/>
        </w:rPr>
        <w:t>………………………………………………….………………………….…12</w:t>
      </w:r>
    </w:p>
    <w:p w14:paraId="365A5E3D" w14:textId="77777777"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 xml:space="preserve">Dinamikus tesztelési </w:t>
      </w:r>
      <w:proofErr w:type="gramStart"/>
      <w:r w:rsidR="00E92312" w:rsidRPr="0023494D">
        <w:rPr>
          <w:rFonts w:asciiTheme="minorHAnsi" w:hAnsiTheme="minorHAnsi"/>
          <w:lang w:val="hu-HU"/>
        </w:rPr>
        <w:t>technikák</w:t>
      </w:r>
      <w:r w:rsidR="000F12AE" w:rsidRPr="0023494D">
        <w:rPr>
          <w:rFonts w:asciiTheme="minorHAnsi" w:hAnsiTheme="minorHAnsi"/>
          <w:lang w:val="hu-HU"/>
        </w:rPr>
        <w:t xml:space="preserve"> </w:t>
      </w:r>
      <w:r>
        <w:rPr>
          <w:rFonts w:asciiTheme="minorHAnsi" w:hAnsiTheme="minorHAnsi"/>
          <w:b/>
          <w:bCs/>
          <w:lang w:val="hu-HU"/>
        </w:rPr>
        <w:t>…</w:t>
      </w:r>
      <w:proofErr w:type="gramEnd"/>
      <w:r>
        <w:rPr>
          <w:rFonts w:asciiTheme="minorHAnsi" w:hAnsiTheme="minorHAnsi"/>
          <w:b/>
          <w:bCs/>
          <w:lang w:val="hu-HU"/>
        </w:rPr>
        <w:t>…</w:t>
      </w:r>
      <w:r w:rsidR="00C566DB">
        <w:rPr>
          <w:rFonts w:asciiTheme="minorHAnsi" w:hAnsiTheme="minorHAnsi"/>
          <w:b/>
          <w:bCs/>
          <w:lang w:val="hu-HU"/>
        </w:rPr>
        <w:t>……………………………………………………………………………..13</w:t>
      </w:r>
    </w:p>
    <w:p w14:paraId="43DE2B44" w14:textId="77777777"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w:t>
      </w:r>
      <w:proofErr w:type="gramStart"/>
      <w:r w:rsidR="00E92312" w:rsidRPr="0023494D">
        <w:rPr>
          <w:rFonts w:asciiTheme="minorHAnsi" w:hAnsiTheme="minorHAnsi"/>
          <w:lang w:val="hu-HU"/>
        </w:rPr>
        <w:t xml:space="preserve">összehasonlítása </w:t>
      </w:r>
      <w:r w:rsidR="000F12AE" w:rsidRPr="0023494D">
        <w:rPr>
          <w:rFonts w:asciiTheme="minorHAnsi" w:hAnsiTheme="minorHAnsi"/>
          <w:lang w:val="hu-HU"/>
        </w:rPr>
        <w:t xml:space="preserve"> </w:t>
      </w:r>
      <w:r w:rsidR="00C566DB">
        <w:rPr>
          <w:rFonts w:asciiTheme="minorHAnsi" w:hAnsiTheme="minorHAnsi"/>
          <w:b/>
          <w:bCs/>
          <w:lang w:val="hu-HU"/>
        </w:rPr>
        <w:t>…</w:t>
      </w:r>
      <w:proofErr w:type="gramEnd"/>
      <w:r w:rsidR="00C566DB">
        <w:rPr>
          <w:rFonts w:asciiTheme="minorHAnsi" w:hAnsiTheme="minorHAnsi"/>
          <w:b/>
          <w:bCs/>
          <w:lang w:val="hu-HU"/>
        </w:rPr>
        <w:t>…………………………………..……………..14</w:t>
      </w:r>
    </w:p>
    <w:p w14:paraId="3D2EB921" w14:textId="146763AA"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4. Tesztkörnyezetben használt eszközök </w:t>
      </w:r>
      <w:proofErr w:type="gramStart"/>
      <w:r w:rsidRPr="0023494D">
        <w:rPr>
          <w:rFonts w:asciiTheme="minorHAnsi" w:hAnsiTheme="minorHAnsi"/>
          <w:b/>
          <w:bCs/>
          <w:lang w:val="hu-HU"/>
        </w:rPr>
        <w:t>kiválasztása</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4480F045" w14:textId="57B2514E"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 xml:space="preserve">4.1. Automatizált tesztelést támogató </w:t>
      </w:r>
      <w:proofErr w:type="gramStart"/>
      <w:r w:rsidRPr="0023494D">
        <w:rPr>
          <w:rFonts w:asciiTheme="minorHAnsi" w:hAnsiTheme="minorHAnsi"/>
          <w:lang w:val="hu-HU"/>
        </w:rPr>
        <w:t>eszközök</w:t>
      </w:r>
      <w:r w:rsidR="000F12AE" w:rsidRPr="0023494D">
        <w:rPr>
          <w:rFonts w:asciiTheme="minorHAnsi" w:hAnsiTheme="minorHAnsi"/>
          <w:lang w:val="hu-HU"/>
        </w:rPr>
        <w:t xml:space="preserve"> </w:t>
      </w:r>
      <w:r w:rsidR="00FF3F63">
        <w:rPr>
          <w:rFonts w:asciiTheme="minorHAnsi" w:hAnsiTheme="minorHAnsi"/>
          <w:b/>
          <w:bCs/>
          <w:lang w:val="hu-HU"/>
        </w:rPr>
        <w:t>…</w:t>
      </w:r>
      <w:proofErr w:type="gramEnd"/>
      <w:r w:rsidR="00FF3F63">
        <w:rPr>
          <w:rFonts w:asciiTheme="minorHAnsi" w:hAnsiTheme="minorHAnsi"/>
          <w:b/>
          <w:bCs/>
          <w:lang w:val="hu-HU"/>
        </w:rPr>
        <w:t>…………………………………………………………………17</w:t>
      </w:r>
    </w:p>
    <w:p w14:paraId="218E5345" w14:textId="41FCA4C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proofErr w:type="spellStart"/>
      <w:r w:rsidR="000F12AE" w:rsidRPr="0023494D">
        <w:rPr>
          <w:rFonts w:asciiTheme="minorHAnsi" w:hAnsiTheme="minorHAnsi"/>
          <w:lang w:val="hu-HU"/>
        </w:rPr>
        <w:t>Record</w:t>
      </w:r>
      <w:proofErr w:type="spellEnd"/>
      <w:r w:rsidR="000F12AE" w:rsidRPr="0023494D">
        <w:rPr>
          <w:rFonts w:asciiTheme="minorHAnsi" w:hAnsiTheme="minorHAnsi"/>
          <w:lang w:val="hu-HU"/>
        </w:rPr>
        <w:t xml:space="preserve"> and </w:t>
      </w:r>
      <w:proofErr w:type="spellStart"/>
      <w:r w:rsidR="000F12AE" w:rsidRPr="0023494D">
        <w:rPr>
          <w:rFonts w:asciiTheme="minorHAnsi" w:hAnsiTheme="minorHAnsi"/>
          <w:lang w:val="hu-HU"/>
        </w:rPr>
        <w:t>replay</w:t>
      </w:r>
      <w:proofErr w:type="spellEnd"/>
      <w:r w:rsidR="000F12AE" w:rsidRPr="0023494D">
        <w:rPr>
          <w:rFonts w:asciiTheme="minorHAnsi" w:hAnsiTheme="minorHAnsi"/>
          <w:lang w:val="hu-HU"/>
        </w:rPr>
        <w:t xml:space="preserve"> </w:t>
      </w:r>
      <w:proofErr w:type="gramStart"/>
      <w:r w:rsidR="000F12AE" w:rsidRPr="0023494D">
        <w:rPr>
          <w:rFonts w:asciiTheme="minorHAnsi" w:hAnsiTheme="minorHAnsi"/>
          <w:lang w:val="hu-HU"/>
        </w:rPr>
        <w:t>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proofErr w:type="gramEnd"/>
      <w:r w:rsidR="000F12AE" w:rsidRPr="0023494D">
        <w:rPr>
          <w:rFonts w:asciiTheme="minorHAnsi" w:hAnsiTheme="minorHAnsi"/>
          <w:b/>
          <w:bCs/>
          <w:lang w:val="hu-HU"/>
        </w:rPr>
        <w:t>………</w:t>
      </w:r>
      <w:r w:rsidR="00FF3F63">
        <w:rPr>
          <w:rFonts w:asciiTheme="minorHAnsi" w:hAnsiTheme="minorHAnsi"/>
          <w:b/>
          <w:bCs/>
          <w:lang w:val="hu-HU"/>
        </w:rPr>
        <w:t>………………………………………………………………….…………18</w:t>
      </w:r>
    </w:p>
    <w:p w14:paraId="6C1D4D7D" w14:textId="757AAC63"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 xml:space="preserve">általános </w:t>
      </w:r>
      <w:proofErr w:type="gramStart"/>
      <w:r w:rsidRPr="00C0615E">
        <w:rPr>
          <w:rFonts w:asciiTheme="minorHAnsi" w:hAnsiTheme="minorHAnsi"/>
          <w:lang w:val="hu-HU"/>
        </w:rPr>
        <w:t xml:space="preserve">bemutatása </w:t>
      </w:r>
      <w:r w:rsidRPr="00C0615E">
        <w:rPr>
          <w:rFonts w:asciiTheme="minorHAnsi" w:hAnsiTheme="minorHAnsi"/>
          <w:b/>
          <w:lang w:val="hu-HU"/>
        </w:rPr>
        <w:t>.</w:t>
      </w:r>
      <w:proofErr w:type="gramEnd"/>
      <w:r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bCs/>
          <w:lang w:val="hu-HU"/>
        </w:rPr>
        <w:t>………………………….………………</w:t>
      </w:r>
      <w:r w:rsidR="00FF3F63" w:rsidRPr="00C0615E">
        <w:rPr>
          <w:rFonts w:asciiTheme="minorHAnsi" w:hAnsiTheme="minorHAnsi"/>
          <w:b/>
          <w:bCs/>
          <w:lang w:val="hu-HU"/>
        </w:rPr>
        <w:t>…………………………………20</w:t>
      </w:r>
    </w:p>
    <w:p w14:paraId="3B32A2EE" w14:textId="39FDDF2F" w:rsidR="00E92312" w:rsidRPr="00C0615E" w:rsidRDefault="00BC2441" w:rsidP="000F12AE">
      <w:pPr>
        <w:pStyle w:val="Default"/>
        <w:spacing w:line="360" w:lineRule="auto"/>
        <w:rPr>
          <w:rFonts w:asciiTheme="minorHAnsi" w:hAnsiTheme="minorHAnsi"/>
          <w:lang w:val="hu-HU"/>
        </w:rPr>
      </w:pPr>
      <w:r w:rsidRPr="00C0615E">
        <w:rPr>
          <w:rFonts w:asciiTheme="minorHAnsi" w:hAnsiTheme="minorHAnsi"/>
          <w:lang w:val="hu-HU"/>
        </w:rPr>
        <w:t xml:space="preserve">4.2. Teszteszközök </w:t>
      </w:r>
      <w:proofErr w:type="gramStart"/>
      <w:r w:rsidRPr="00C0615E">
        <w:rPr>
          <w:rFonts w:asciiTheme="minorHAnsi" w:hAnsiTheme="minorHAnsi"/>
          <w:lang w:val="hu-HU"/>
        </w:rPr>
        <w:t xml:space="preserve">bemutatása </w:t>
      </w:r>
      <w:r w:rsidR="000F12AE" w:rsidRPr="00C0615E">
        <w:rPr>
          <w:rFonts w:asciiTheme="minorHAnsi" w:hAnsiTheme="minorHAnsi"/>
          <w:b/>
          <w:bCs/>
          <w:lang w:val="hu-HU"/>
        </w:rPr>
        <w:t>…</w:t>
      </w:r>
      <w:proofErr w:type="gramEnd"/>
      <w:r w:rsidR="000F12AE" w:rsidRPr="00C0615E">
        <w:rPr>
          <w:rFonts w:asciiTheme="minorHAnsi" w:hAnsiTheme="minorHAnsi"/>
          <w:b/>
          <w:bCs/>
          <w:lang w:val="hu-HU"/>
        </w:rPr>
        <w:t>………………………………………………………………</w:t>
      </w:r>
      <w:r w:rsidR="00FF3F63" w:rsidRPr="00C0615E">
        <w:rPr>
          <w:rFonts w:asciiTheme="minorHAnsi" w:hAnsiTheme="minorHAnsi"/>
          <w:b/>
          <w:bCs/>
          <w:lang w:val="hu-HU"/>
        </w:rPr>
        <w:t>………………………….21</w:t>
      </w:r>
    </w:p>
    <w:p w14:paraId="20A15B4E" w14:textId="4A56897E" w:rsidR="00E92312" w:rsidRPr="00C0615E" w:rsidRDefault="00E92312" w:rsidP="000F12AE">
      <w:pPr>
        <w:pStyle w:val="Default"/>
        <w:spacing w:line="360" w:lineRule="auto"/>
        <w:rPr>
          <w:rFonts w:asciiTheme="minorHAnsi" w:hAnsiTheme="minorHAnsi"/>
          <w:b/>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E4688B">
        <w:rPr>
          <w:rFonts w:asciiTheme="minorHAnsi" w:hAnsiTheme="minorHAnsi"/>
          <w:b/>
          <w:bCs/>
          <w:lang w:val="hu-HU"/>
        </w:rPr>
        <w:t xml:space="preserve"> és </w:t>
      </w:r>
      <w:proofErr w:type="gramStart"/>
      <w:r w:rsidR="00E4688B">
        <w:rPr>
          <w:rFonts w:asciiTheme="minorHAnsi" w:hAnsiTheme="minorHAnsi"/>
          <w:b/>
          <w:bCs/>
          <w:lang w:val="hu-HU"/>
        </w:rPr>
        <w:t>megvalósítása</w:t>
      </w:r>
      <w:r w:rsidR="00C0615E">
        <w:rPr>
          <w:rFonts w:asciiTheme="minorHAnsi" w:hAnsiTheme="minorHAnsi"/>
          <w:b/>
          <w:bCs/>
          <w:lang w:val="hu-HU"/>
        </w:rPr>
        <w:t xml:space="preserve"> </w:t>
      </w:r>
      <w:r w:rsidR="00FF3F63" w:rsidRPr="00C0615E">
        <w:rPr>
          <w:rFonts w:asciiTheme="minorHAnsi" w:hAnsiTheme="minorHAnsi"/>
          <w:b/>
          <w:bCs/>
          <w:lang w:val="hu-HU"/>
        </w:rPr>
        <w:t>…</w:t>
      </w:r>
      <w:proofErr w:type="gramEnd"/>
      <w:r w:rsidR="00FF3F63" w:rsidRPr="00C0615E">
        <w:rPr>
          <w:rFonts w:asciiTheme="minorHAnsi" w:hAnsiTheme="minorHAnsi"/>
          <w:b/>
          <w:bCs/>
          <w:lang w:val="hu-HU"/>
        </w:rPr>
        <w:t>………………………………</w:t>
      </w:r>
      <w:r w:rsidR="00C0615E" w:rsidRPr="00C0615E">
        <w:rPr>
          <w:rFonts w:asciiTheme="minorHAnsi" w:hAnsiTheme="minorHAnsi"/>
          <w:b/>
          <w:bCs/>
          <w:lang w:val="hu-HU"/>
        </w:rPr>
        <w:t>………………………</w:t>
      </w:r>
      <w:r w:rsidR="00FF3F63" w:rsidRPr="00C0615E">
        <w:rPr>
          <w:rFonts w:asciiTheme="minorHAnsi" w:hAnsiTheme="minorHAnsi"/>
          <w:b/>
          <w:bCs/>
          <w:lang w:val="hu-HU"/>
        </w:rPr>
        <w:t>….25</w:t>
      </w:r>
    </w:p>
    <w:p w14:paraId="3898E4B5" w14:textId="74E58CBF" w:rsidR="00E92312" w:rsidRPr="00C0615E" w:rsidRDefault="00C9466D" w:rsidP="000F12AE">
      <w:pPr>
        <w:pStyle w:val="Default"/>
        <w:spacing w:line="360" w:lineRule="auto"/>
        <w:rPr>
          <w:rFonts w:asciiTheme="minorHAnsi" w:hAnsiTheme="minorHAnsi"/>
          <w:lang w:val="hu-HU"/>
        </w:rPr>
      </w:pPr>
      <w:r w:rsidRPr="00C0615E">
        <w:rPr>
          <w:rFonts w:asciiTheme="minorHAnsi" w:hAnsiTheme="minorHAnsi"/>
          <w:lang w:val="hu-HU"/>
        </w:rPr>
        <w:t>5.1.</w:t>
      </w:r>
      <w:r w:rsidR="00E92312" w:rsidRPr="00C0615E">
        <w:rPr>
          <w:rFonts w:asciiTheme="minorHAnsi" w:hAnsiTheme="minorHAnsi"/>
          <w:lang w:val="hu-HU"/>
        </w:rPr>
        <w:t xml:space="preserve"> A</w:t>
      </w:r>
      <w:r w:rsidRPr="00C0615E">
        <w:rPr>
          <w:rFonts w:asciiTheme="minorHAnsi" w:hAnsiTheme="minorHAnsi"/>
          <w:lang w:val="hu-HU"/>
        </w:rPr>
        <w:t>z implementáció</w:t>
      </w:r>
      <w:r w:rsidR="00E92312" w:rsidRPr="00C0615E">
        <w:rPr>
          <w:rFonts w:asciiTheme="minorHAnsi" w:hAnsiTheme="minorHAnsi"/>
          <w:lang w:val="hu-HU"/>
        </w:rPr>
        <w:t xml:space="preserve"> elkészítése során </w:t>
      </w:r>
      <w:r w:rsidRPr="00C0615E">
        <w:rPr>
          <w:rFonts w:asciiTheme="minorHAnsi" w:hAnsiTheme="minorHAnsi"/>
          <w:lang w:val="hu-HU"/>
        </w:rPr>
        <w:t xml:space="preserve">figyelembe vett </w:t>
      </w:r>
      <w:proofErr w:type="gramStart"/>
      <w:r w:rsidRPr="00C0615E">
        <w:rPr>
          <w:rFonts w:asciiTheme="minorHAnsi" w:hAnsiTheme="minorHAnsi"/>
          <w:lang w:val="hu-HU"/>
        </w:rPr>
        <w:t>szempontok</w:t>
      </w:r>
      <w:r w:rsidR="00E4688B">
        <w:rPr>
          <w:rFonts w:asciiTheme="minorHAnsi" w:hAnsiTheme="minorHAnsi"/>
          <w:lang w:val="hu-HU"/>
        </w:rPr>
        <w:t xml:space="preserve"> </w:t>
      </w:r>
      <w:r w:rsidR="000F12AE" w:rsidRPr="00C0615E">
        <w:rPr>
          <w:rFonts w:asciiTheme="minorHAnsi" w:hAnsiTheme="minorHAnsi"/>
          <w:b/>
          <w:lang w:val="hu-HU"/>
        </w:rPr>
        <w:t>..</w:t>
      </w:r>
      <w:proofErr w:type="gramEnd"/>
      <w:r w:rsidR="000F12AE" w:rsidRPr="00C0615E">
        <w:rPr>
          <w:rFonts w:asciiTheme="minorHAnsi" w:hAnsiTheme="minorHAnsi"/>
          <w:b/>
          <w:lang w:val="hu-HU"/>
        </w:rPr>
        <w:t>.......................</w:t>
      </w:r>
      <w:r w:rsidR="00C0615E" w:rsidRPr="00C0615E">
        <w:rPr>
          <w:rFonts w:asciiTheme="minorHAnsi" w:hAnsiTheme="minorHAnsi"/>
          <w:b/>
          <w:lang w:val="hu-HU"/>
        </w:rPr>
        <w:t>.</w:t>
      </w:r>
      <w:r w:rsidR="00C0615E">
        <w:rPr>
          <w:rFonts w:asciiTheme="minorHAnsi" w:hAnsiTheme="minorHAnsi"/>
          <w:b/>
          <w:bCs/>
          <w:lang w:val="hu-HU"/>
        </w:rPr>
        <w:t>……</w:t>
      </w:r>
      <w:r w:rsidR="000D422A" w:rsidRPr="00C0615E">
        <w:rPr>
          <w:rFonts w:asciiTheme="minorHAnsi" w:hAnsiTheme="minorHAnsi"/>
          <w:b/>
          <w:bCs/>
          <w:lang w:val="hu-HU"/>
        </w:rPr>
        <w:t>……27</w:t>
      </w:r>
    </w:p>
    <w:p w14:paraId="5C8AB2FE" w14:textId="7758B920" w:rsidR="00E92312" w:rsidRPr="00C0615E" w:rsidRDefault="00C9466D" w:rsidP="000F12AE">
      <w:pPr>
        <w:pStyle w:val="Default"/>
        <w:spacing w:line="360" w:lineRule="auto"/>
        <w:rPr>
          <w:rFonts w:asciiTheme="minorHAnsi" w:hAnsiTheme="minorHAnsi"/>
          <w:b/>
          <w:lang w:val="hu-HU"/>
        </w:rPr>
      </w:pPr>
      <w:r w:rsidRPr="00C0615E">
        <w:rPr>
          <w:rFonts w:asciiTheme="minorHAnsi" w:hAnsiTheme="minorHAnsi"/>
          <w:lang w:val="hu-HU"/>
        </w:rPr>
        <w:t>5.2</w:t>
      </w:r>
      <w:r w:rsidR="00E92312" w:rsidRPr="00C0615E">
        <w:rPr>
          <w:rFonts w:asciiTheme="minorHAnsi" w:hAnsiTheme="minorHAnsi"/>
          <w:lang w:val="hu-HU"/>
        </w:rPr>
        <w:t xml:space="preserve">. Teszt </w:t>
      </w:r>
      <w:proofErr w:type="spellStart"/>
      <w:r w:rsidR="00E92312" w:rsidRPr="00C0615E">
        <w:rPr>
          <w:rFonts w:asciiTheme="minorHAnsi" w:hAnsiTheme="minorHAnsi"/>
          <w:lang w:val="hu-HU"/>
        </w:rPr>
        <w:t>szkriptek</w:t>
      </w:r>
      <w:proofErr w:type="spellEnd"/>
      <w:r w:rsidR="00E92312" w:rsidRPr="00C0615E">
        <w:rPr>
          <w:rFonts w:asciiTheme="minorHAnsi" w:hAnsiTheme="minorHAnsi"/>
          <w:lang w:val="hu-HU"/>
        </w:rPr>
        <w:t xml:space="preserve"> elkészítése, </w:t>
      </w:r>
      <w:proofErr w:type="gramStart"/>
      <w:r w:rsidR="00E92312" w:rsidRPr="00C0615E">
        <w:rPr>
          <w:rFonts w:asciiTheme="minorHAnsi" w:hAnsiTheme="minorHAnsi"/>
          <w:lang w:val="hu-HU"/>
        </w:rPr>
        <w:t xml:space="preserve">futtatása </w:t>
      </w:r>
      <w:r w:rsidR="00E92312" w:rsidRPr="00C0615E">
        <w:rPr>
          <w:rFonts w:asciiTheme="minorHAnsi" w:hAnsiTheme="minorHAnsi"/>
          <w:b/>
          <w:lang w:val="hu-HU"/>
        </w:rPr>
        <w:t>..</w:t>
      </w:r>
      <w:proofErr w:type="gramEnd"/>
      <w:r w:rsidR="00E92312" w:rsidRPr="00C0615E">
        <w:rPr>
          <w:rFonts w:asciiTheme="minorHAnsi" w:hAnsiTheme="minorHAnsi"/>
          <w:b/>
          <w:lang w:val="hu-HU"/>
        </w:rPr>
        <w:t>.....................................</w:t>
      </w:r>
      <w:r w:rsidR="00C0615E">
        <w:rPr>
          <w:rFonts w:asciiTheme="minorHAnsi" w:hAnsiTheme="minorHAnsi"/>
          <w:b/>
          <w:lang w:val="hu-HU"/>
        </w:rPr>
        <w:t>................</w:t>
      </w:r>
      <w:r w:rsidR="000F12AE" w:rsidRPr="00C0615E">
        <w:rPr>
          <w:rFonts w:asciiTheme="minorHAnsi" w:hAnsiTheme="minorHAnsi"/>
          <w:b/>
          <w:lang w:val="hu-HU"/>
        </w:rPr>
        <w:t>.........</w:t>
      </w:r>
      <w:r w:rsidR="00C0615E" w:rsidRPr="00C0615E">
        <w:rPr>
          <w:rFonts w:asciiTheme="minorHAnsi" w:hAnsiTheme="minorHAnsi"/>
          <w:b/>
          <w:bCs/>
          <w:lang w:val="hu-HU"/>
        </w:rPr>
        <w:t>.…………….30</w:t>
      </w:r>
    </w:p>
    <w:p w14:paraId="50019FCD" w14:textId="5087FC3F" w:rsidR="00E92312" w:rsidRPr="00C0615E" w:rsidRDefault="000D422A" w:rsidP="000F12AE">
      <w:pPr>
        <w:pStyle w:val="Default"/>
        <w:spacing w:line="360" w:lineRule="auto"/>
        <w:rPr>
          <w:rFonts w:asciiTheme="minorHAnsi" w:hAnsiTheme="minorHAnsi"/>
          <w:lang w:val="hu-HU"/>
        </w:rPr>
      </w:pPr>
      <w:r w:rsidRPr="00C0615E">
        <w:rPr>
          <w:rFonts w:asciiTheme="minorHAnsi" w:hAnsiTheme="minorHAnsi"/>
          <w:lang w:val="hu-HU"/>
        </w:rPr>
        <w:t>5.3</w:t>
      </w:r>
      <w:r w:rsidR="00E92312" w:rsidRPr="00C0615E">
        <w:rPr>
          <w:rFonts w:asciiTheme="minorHAnsi" w:hAnsiTheme="minorHAnsi"/>
          <w:lang w:val="hu-HU"/>
        </w:rPr>
        <w:t xml:space="preserve">. </w:t>
      </w:r>
      <w:r w:rsidR="00C0615E" w:rsidRPr="00C0615E">
        <w:rPr>
          <w:rFonts w:asciiTheme="minorHAnsi" w:hAnsiTheme="minorHAnsi"/>
          <w:lang w:val="hu-HU"/>
        </w:rPr>
        <w:t xml:space="preserve">A projekt és az eredmények a </w:t>
      </w:r>
      <w:proofErr w:type="spellStart"/>
      <w:r w:rsidR="00C0615E" w:rsidRPr="00C0615E">
        <w:rPr>
          <w:rFonts w:asciiTheme="minorHAnsi" w:hAnsiTheme="minorHAnsi"/>
          <w:lang w:val="hu-HU"/>
        </w:rPr>
        <w:t>TestLinken</w:t>
      </w:r>
      <w:proofErr w:type="spellEnd"/>
      <w:r w:rsidR="00C0615E" w:rsidRPr="00C0615E">
        <w:rPr>
          <w:rFonts w:asciiTheme="minorHAnsi" w:hAnsiTheme="minorHAnsi"/>
          <w:lang w:val="hu-HU"/>
        </w:rPr>
        <w:t xml:space="preserve"> keresztül</w:t>
      </w:r>
      <w:proofErr w:type="gramStart"/>
      <w:r w:rsidR="00E92312" w:rsidRPr="00C0615E">
        <w:rPr>
          <w:rFonts w:asciiTheme="minorHAnsi" w:hAnsiTheme="minorHAnsi"/>
          <w:b/>
          <w:lang w:val="hu-HU"/>
        </w:rPr>
        <w:t>.</w:t>
      </w:r>
      <w:r w:rsidR="00C0615E">
        <w:rPr>
          <w:rFonts w:asciiTheme="minorHAnsi" w:hAnsiTheme="minorHAnsi"/>
          <w:b/>
          <w:lang w:val="hu-HU"/>
        </w:rPr>
        <w:t>.............................</w:t>
      </w:r>
      <w:r w:rsidR="00E92312" w:rsidRPr="00C0615E">
        <w:rPr>
          <w:rFonts w:asciiTheme="minorHAnsi" w:hAnsiTheme="minorHAnsi"/>
          <w:b/>
          <w:lang w:val="hu-HU"/>
        </w:rPr>
        <w:t>....</w:t>
      </w:r>
      <w:r w:rsidR="00C0615E" w:rsidRPr="00C0615E">
        <w:rPr>
          <w:rFonts w:asciiTheme="minorHAnsi" w:hAnsiTheme="minorHAnsi"/>
          <w:b/>
          <w:lang w:val="hu-HU"/>
        </w:rPr>
        <w:t>.........................</w:t>
      </w:r>
      <w:proofErr w:type="gramEnd"/>
      <w:r w:rsidR="00C0615E" w:rsidRPr="00C0615E">
        <w:rPr>
          <w:rFonts w:asciiTheme="minorHAnsi" w:hAnsiTheme="minorHAnsi"/>
          <w:b/>
          <w:lang w:val="hu-HU"/>
        </w:rPr>
        <w:t>35</w:t>
      </w:r>
    </w:p>
    <w:p w14:paraId="695C5A08" w14:textId="7D3C5C1D" w:rsidR="00E92312" w:rsidRDefault="004229EE" w:rsidP="000F12AE">
      <w:pPr>
        <w:pStyle w:val="Default"/>
        <w:spacing w:line="360" w:lineRule="auto"/>
        <w:rPr>
          <w:rFonts w:asciiTheme="minorHAnsi" w:hAnsiTheme="minorHAnsi"/>
          <w:b/>
          <w:bCs/>
          <w:lang w:val="hu-HU"/>
        </w:rPr>
      </w:pPr>
      <w:r>
        <w:rPr>
          <w:rFonts w:asciiTheme="minorHAnsi" w:hAnsiTheme="minorHAnsi"/>
          <w:b/>
          <w:bCs/>
          <w:lang w:val="hu-HU"/>
        </w:rPr>
        <w:t xml:space="preserve">6. </w:t>
      </w:r>
      <w:proofErr w:type="gramStart"/>
      <w:r>
        <w:rPr>
          <w:rFonts w:asciiTheme="minorHAnsi" w:hAnsiTheme="minorHAnsi"/>
          <w:b/>
          <w:bCs/>
          <w:lang w:val="hu-HU"/>
        </w:rPr>
        <w:t xml:space="preserve">Összefoglalás </w:t>
      </w:r>
      <w:r w:rsidR="00E92312" w:rsidRPr="0023494D">
        <w:rPr>
          <w:rFonts w:asciiTheme="minorHAnsi" w:hAnsiTheme="minorHAnsi"/>
          <w:b/>
          <w:bCs/>
          <w:lang w:val="hu-HU"/>
        </w:rPr>
        <w:t>..</w:t>
      </w:r>
      <w:proofErr w:type="gramEnd"/>
      <w:r w:rsidR="00E92312" w:rsidRPr="0023494D">
        <w:rPr>
          <w:rFonts w:asciiTheme="minorHAnsi" w:hAnsiTheme="minorHAnsi"/>
          <w:b/>
          <w:bCs/>
          <w:lang w:val="hu-HU"/>
        </w:rPr>
        <w:t>..............................................................................</w:t>
      </w:r>
      <w:r>
        <w:rPr>
          <w:rFonts w:asciiTheme="minorHAnsi" w:hAnsiTheme="minorHAnsi"/>
          <w:b/>
          <w:bCs/>
          <w:lang w:val="hu-HU"/>
        </w:rPr>
        <w:t>....................................4</w:t>
      </w:r>
      <w:del w:id="2" w:author="HUBER, HAJNALKA" w:date="2018-02-26T11:09:00Z">
        <w:r w:rsidDel="00EB04CD">
          <w:rPr>
            <w:rFonts w:asciiTheme="minorHAnsi" w:hAnsiTheme="minorHAnsi"/>
            <w:b/>
            <w:bCs/>
            <w:lang w:val="hu-HU"/>
          </w:rPr>
          <w:delText>0</w:delText>
        </w:r>
      </w:del>
      <w:ins w:id="3" w:author="HUBER, HAJNALKA" w:date="2018-02-26T11:09:00Z">
        <w:r w:rsidR="00EB04CD">
          <w:rPr>
            <w:rFonts w:asciiTheme="minorHAnsi" w:hAnsiTheme="minorHAnsi"/>
            <w:b/>
            <w:bCs/>
            <w:lang w:val="hu-HU"/>
          </w:rPr>
          <w:t>1</w:t>
        </w:r>
      </w:ins>
    </w:p>
    <w:p w14:paraId="2A440E85" w14:textId="2D6B2255" w:rsidR="004229EE" w:rsidRPr="0023494D" w:rsidRDefault="004229EE" w:rsidP="000F12AE">
      <w:pPr>
        <w:pStyle w:val="Default"/>
        <w:spacing w:line="360" w:lineRule="auto"/>
        <w:rPr>
          <w:rFonts w:asciiTheme="minorHAnsi" w:hAnsiTheme="minorHAnsi"/>
          <w:lang w:val="hu-HU"/>
        </w:rPr>
      </w:pPr>
      <w:proofErr w:type="spellStart"/>
      <w:r>
        <w:rPr>
          <w:rFonts w:asciiTheme="minorHAnsi" w:hAnsiTheme="minorHAnsi"/>
          <w:b/>
          <w:bCs/>
          <w:lang w:val="hu-HU"/>
        </w:rPr>
        <w:t>Köszönetnyílvánítás</w:t>
      </w:r>
      <w:proofErr w:type="spellEnd"/>
      <w:proofErr w:type="gramStart"/>
      <w:r>
        <w:rPr>
          <w:rFonts w:asciiTheme="minorHAnsi" w:hAnsiTheme="minorHAnsi"/>
          <w:b/>
          <w:bCs/>
          <w:lang w:val="hu-HU"/>
        </w:rPr>
        <w:t>…………………………………………………………………………………………………………….</w:t>
      </w:r>
      <w:proofErr w:type="gramEnd"/>
      <w:r>
        <w:rPr>
          <w:rFonts w:asciiTheme="minorHAnsi" w:hAnsiTheme="minorHAnsi"/>
          <w:b/>
          <w:bCs/>
          <w:lang w:val="hu-HU"/>
        </w:rPr>
        <w:t>4</w:t>
      </w:r>
      <w:ins w:id="4" w:author="HUBER, HAJNALKA" w:date="2018-02-26T11:25:00Z">
        <w:r w:rsidR="0066401D">
          <w:rPr>
            <w:rFonts w:asciiTheme="minorHAnsi" w:hAnsiTheme="minorHAnsi"/>
            <w:b/>
            <w:bCs/>
            <w:lang w:val="hu-HU"/>
          </w:rPr>
          <w:t>3</w:t>
        </w:r>
      </w:ins>
      <w:del w:id="5" w:author="HUBER, HAJNALKA" w:date="2018-02-26T11:09:00Z">
        <w:r w:rsidDel="00EB04CD">
          <w:rPr>
            <w:rFonts w:asciiTheme="minorHAnsi" w:hAnsiTheme="minorHAnsi"/>
            <w:b/>
            <w:bCs/>
            <w:lang w:val="hu-HU"/>
          </w:rPr>
          <w:delText>1</w:delText>
        </w:r>
      </w:del>
    </w:p>
    <w:p w14:paraId="16F6C797" w14:textId="5CB66E1F" w:rsidR="000F3AE9" w:rsidRPr="004229EE" w:rsidRDefault="00E92312" w:rsidP="000F12AE">
      <w:pPr>
        <w:spacing w:line="360" w:lineRule="auto"/>
        <w:rPr>
          <w:b/>
          <w:sz w:val="24"/>
          <w:szCs w:val="24"/>
          <w:lang w:val="hu-HU"/>
        </w:rPr>
      </w:pPr>
      <w:proofErr w:type="gramStart"/>
      <w:r w:rsidRPr="0023494D">
        <w:rPr>
          <w:b/>
          <w:bCs/>
          <w:sz w:val="24"/>
          <w:szCs w:val="24"/>
          <w:lang w:val="hu-HU"/>
        </w:rPr>
        <w:t xml:space="preserve">Irodalomjegyzék </w:t>
      </w:r>
      <w:r w:rsidRPr="004229EE">
        <w:rPr>
          <w:b/>
          <w:bCs/>
          <w:sz w:val="24"/>
          <w:szCs w:val="24"/>
          <w:lang w:val="hu-HU"/>
        </w:rPr>
        <w:t>..</w:t>
      </w:r>
      <w:proofErr w:type="gramEnd"/>
      <w:r w:rsidRPr="004229EE">
        <w:rPr>
          <w:b/>
          <w:bCs/>
          <w:sz w:val="24"/>
          <w:szCs w:val="24"/>
          <w:lang w:val="hu-HU"/>
        </w:rPr>
        <w:t>..........................................................................................................</w:t>
      </w:r>
      <w:r w:rsidR="004229EE" w:rsidRPr="004229EE">
        <w:rPr>
          <w:b/>
          <w:bCs/>
          <w:sz w:val="24"/>
          <w:szCs w:val="24"/>
          <w:lang w:val="hu-HU"/>
        </w:rPr>
        <w:t>.......4</w:t>
      </w:r>
      <w:ins w:id="6" w:author="HUBER, HAJNALKA" w:date="2018-02-26T11:09:00Z">
        <w:r w:rsidR="0066401D">
          <w:rPr>
            <w:b/>
            <w:bCs/>
            <w:sz w:val="24"/>
            <w:szCs w:val="24"/>
            <w:lang w:val="hu-HU"/>
          </w:rPr>
          <w:t>4</w:t>
        </w:r>
      </w:ins>
      <w:del w:id="7" w:author="HUBER, HAJNALKA" w:date="2018-02-26T11:09:00Z">
        <w:r w:rsidR="004229EE" w:rsidRPr="004229EE" w:rsidDel="00EB04CD">
          <w:rPr>
            <w:b/>
            <w:bCs/>
            <w:sz w:val="24"/>
            <w:szCs w:val="24"/>
            <w:lang w:val="hu-HU"/>
          </w:rPr>
          <w:delText>2</w:delText>
        </w:r>
      </w:del>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lastRenderedPageBreak/>
        <w:t xml:space="preserve">Bevezetés: </w:t>
      </w:r>
    </w:p>
    <w:p w14:paraId="57D3A6CA" w14:textId="27EDE197" w:rsidR="000F3AE9" w:rsidRPr="0023494D" w:rsidRDefault="008259DA">
      <w:pPr>
        <w:pStyle w:val="Default"/>
        <w:spacing w:before="360" w:line="360" w:lineRule="auto"/>
        <w:ind w:firstLine="284"/>
        <w:jc w:val="both"/>
        <w:rPr>
          <w:sz w:val="23"/>
          <w:szCs w:val="23"/>
          <w:lang w:val="hu-HU"/>
        </w:rPr>
      </w:pPr>
      <w:r w:rsidRPr="0023494D">
        <w:rPr>
          <w:sz w:val="23"/>
          <w:szCs w:val="23"/>
          <w:lang w:val="hu-HU"/>
        </w:rPr>
        <w:t xml:space="preserve">A mai gyorsan fejlődő világban egyre inkább szükséges, hogy a cégek egy megbízható terméket tudjanak a vásárlóiknak előállítani, lehetőleg minél hamarabb és minél jobb külső megjelenéssel. </w:t>
      </w:r>
      <w:r w:rsidR="000F3AE9" w:rsidRPr="0023494D">
        <w:rPr>
          <w:sz w:val="23"/>
          <w:szCs w:val="23"/>
          <w:lang w:val="hu-HU"/>
        </w:rPr>
        <w:t xml:space="preserve"> </w:t>
      </w:r>
      <w:r w:rsidR="00313A03" w:rsidRPr="0023494D">
        <w:rPr>
          <w:sz w:val="23"/>
          <w:szCs w:val="23"/>
          <w:lang w:val="hu-HU"/>
        </w:rPr>
        <w:t xml:space="preserve">A szoftverfejlesztés esetében ez különösen igaz, hisz nagyon sokszor valami teljesen újat kell </w:t>
      </w:r>
      <w:r w:rsidRPr="0023494D">
        <w:rPr>
          <w:sz w:val="23"/>
          <w:szCs w:val="23"/>
          <w:lang w:val="hu-HU"/>
        </w:rPr>
        <w:t xml:space="preserve">elkészíteni </w:t>
      </w:r>
      <w:r w:rsidR="00313A03" w:rsidRPr="0023494D">
        <w:rPr>
          <w:sz w:val="23"/>
          <w:szCs w:val="23"/>
          <w:lang w:val="hu-HU"/>
        </w:rPr>
        <w:t xml:space="preserve">egy ötlet alapján. A </w:t>
      </w:r>
      <w:proofErr w:type="spellStart"/>
      <w:r w:rsidR="00313A03" w:rsidRPr="0023494D">
        <w:rPr>
          <w:sz w:val="23"/>
          <w:szCs w:val="23"/>
          <w:lang w:val="hu-HU"/>
        </w:rPr>
        <w:t>StartUp</w:t>
      </w:r>
      <w:proofErr w:type="spellEnd"/>
      <w:r w:rsidR="00313A03" w:rsidRPr="0023494D">
        <w:rPr>
          <w:sz w:val="23"/>
          <w:szCs w:val="23"/>
          <w:lang w:val="hu-HU"/>
        </w:rPr>
        <w:t xml:space="preserve"> vállalatok nagy kockázatot vállalva igyekeznek egy új, innovatív és jól működő szoftvert </w:t>
      </w:r>
      <w:r w:rsidRPr="0023494D">
        <w:rPr>
          <w:sz w:val="23"/>
          <w:szCs w:val="23"/>
          <w:lang w:val="hu-HU"/>
        </w:rPr>
        <w:t>létrehozni</w:t>
      </w:r>
      <w:r w:rsidR="00313A03" w:rsidRPr="0023494D">
        <w:rPr>
          <w:sz w:val="23"/>
          <w:szCs w:val="23"/>
          <w:lang w:val="hu-HU"/>
        </w:rPr>
        <w:t>. A megfelelő minőséget</w:t>
      </w:r>
      <w:r w:rsidR="000F3AE9" w:rsidRPr="0023494D">
        <w:rPr>
          <w:sz w:val="23"/>
          <w:szCs w:val="23"/>
          <w:lang w:val="hu-HU"/>
        </w:rPr>
        <w:t xml:space="preserve"> </w:t>
      </w:r>
      <w:r w:rsidR="00313A03" w:rsidRPr="0023494D">
        <w:rPr>
          <w:sz w:val="23"/>
          <w:szCs w:val="23"/>
          <w:lang w:val="hu-HU"/>
        </w:rPr>
        <w:t xml:space="preserve">pedig </w:t>
      </w:r>
      <w:r w:rsidR="000F3AE9" w:rsidRPr="0023494D">
        <w:rPr>
          <w:sz w:val="23"/>
          <w:szCs w:val="23"/>
          <w:lang w:val="hu-HU"/>
        </w:rPr>
        <w:t xml:space="preserve">a </w:t>
      </w:r>
      <w:r w:rsidR="00313A03" w:rsidRPr="0023494D">
        <w:rPr>
          <w:sz w:val="23"/>
          <w:szCs w:val="23"/>
          <w:lang w:val="hu-HU"/>
        </w:rPr>
        <w:t xml:space="preserve">jól kiválasztott szoftverfejlesztési metodológia </w:t>
      </w:r>
      <w:r w:rsidR="000F3AE9" w:rsidRPr="0023494D">
        <w:rPr>
          <w:sz w:val="23"/>
          <w:szCs w:val="23"/>
          <w:lang w:val="hu-HU"/>
        </w:rPr>
        <w:t>és tesztelési módszertanok alkalmazása biztosítja. A különböző minősített technikák lényege, hogy teljes mértékben személyre, cégre és csapa</w:t>
      </w:r>
      <w:r w:rsidRPr="0023494D">
        <w:rPr>
          <w:sz w:val="23"/>
          <w:szCs w:val="23"/>
          <w:lang w:val="hu-HU"/>
        </w:rPr>
        <w:t>tra szabhatóak. Mivel minden projekt különböző</w:t>
      </w:r>
      <w:r w:rsidR="000F3AE9" w:rsidRPr="0023494D">
        <w:rPr>
          <w:sz w:val="23"/>
          <w:szCs w:val="23"/>
          <w:lang w:val="hu-HU"/>
        </w:rPr>
        <w:t xml:space="preserve">, és </w:t>
      </w:r>
      <w:r w:rsidRPr="0023494D">
        <w:rPr>
          <w:sz w:val="23"/>
          <w:szCs w:val="23"/>
          <w:lang w:val="hu-HU"/>
        </w:rPr>
        <w:t>más</w:t>
      </w:r>
      <w:r w:rsidR="000F3AE9" w:rsidRPr="0023494D">
        <w:rPr>
          <w:sz w:val="23"/>
          <w:szCs w:val="23"/>
          <w:lang w:val="hu-HU"/>
        </w:rPr>
        <w:t xml:space="preserve"> képzettségű emberek dolgoznak egy adott </w:t>
      </w:r>
      <w:r w:rsidRPr="0023494D">
        <w:rPr>
          <w:sz w:val="23"/>
          <w:szCs w:val="23"/>
          <w:lang w:val="hu-HU"/>
        </w:rPr>
        <w:t>szoftveren</w:t>
      </w:r>
      <w:r w:rsidR="000E10F2">
        <w:rPr>
          <w:sz w:val="23"/>
          <w:szCs w:val="23"/>
          <w:lang w:val="hu-HU"/>
        </w:rPr>
        <w:t xml:space="preserve"> -</w:t>
      </w:r>
      <w:r w:rsidRPr="0023494D">
        <w:rPr>
          <w:sz w:val="23"/>
          <w:szCs w:val="23"/>
          <w:lang w:val="hu-HU"/>
        </w:rPr>
        <w:t xml:space="preserve"> ami sokszor nagyon komplex is</w:t>
      </w:r>
      <w:r w:rsidR="000E10F2">
        <w:rPr>
          <w:sz w:val="23"/>
          <w:szCs w:val="23"/>
          <w:lang w:val="hu-HU"/>
        </w:rPr>
        <w:t xml:space="preserve"> -,</w:t>
      </w:r>
      <w:r w:rsidRPr="0023494D">
        <w:rPr>
          <w:sz w:val="23"/>
          <w:szCs w:val="23"/>
          <w:lang w:val="hu-HU"/>
        </w:rPr>
        <w:t xml:space="preserve"> ezért</w:t>
      </w:r>
      <w:r w:rsidR="00313A03" w:rsidRPr="0023494D">
        <w:rPr>
          <w:sz w:val="23"/>
          <w:szCs w:val="23"/>
          <w:lang w:val="hu-HU"/>
        </w:rPr>
        <w:t xml:space="preserve"> az elkészítés során hiba kerül a szoftverbe. Ezeket a hibákat hivatott a tesztelés megtalálni. </w:t>
      </w:r>
      <w:ins w:id="8" w:author="HUBER, HAJNALKA" w:date="2018-02-26T11:11:00Z">
        <w:r w:rsidR="002D4E89">
          <w:rPr>
            <w:sz w:val="23"/>
            <w:szCs w:val="23"/>
            <w:lang w:val="hu-HU"/>
          </w:rPr>
          <w:t xml:space="preserve"> </w:t>
        </w:r>
      </w:ins>
      <w:r w:rsidR="00313A03" w:rsidRPr="0023494D">
        <w:rPr>
          <w:sz w:val="23"/>
          <w:szCs w:val="23"/>
          <w:lang w:val="hu-HU"/>
        </w:rPr>
        <w:t>Maga a tesztelés arra való, hogy a szof</w:t>
      </w:r>
      <w:r w:rsidRPr="0023494D">
        <w:rPr>
          <w:sz w:val="23"/>
          <w:szCs w:val="23"/>
          <w:lang w:val="hu-HU"/>
        </w:rPr>
        <w:t>t</w:t>
      </w:r>
      <w:r w:rsidR="00313A03" w:rsidRPr="0023494D">
        <w:rPr>
          <w:sz w:val="23"/>
          <w:szCs w:val="23"/>
          <w:lang w:val="hu-HU"/>
        </w:rPr>
        <w:t xml:space="preserve">ver megbízhatóságát és annak stabilitását </w:t>
      </w:r>
      <w:r w:rsidR="000E10F2" w:rsidRPr="0023494D">
        <w:rPr>
          <w:sz w:val="23"/>
          <w:szCs w:val="23"/>
          <w:lang w:val="hu-HU"/>
        </w:rPr>
        <w:t xml:space="preserve">különböző irányozott tesztelési eszközökön, technikákon keresztül </w:t>
      </w:r>
      <w:r w:rsidR="00313A03" w:rsidRPr="0023494D">
        <w:rPr>
          <w:sz w:val="23"/>
          <w:szCs w:val="23"/>
          <w:lang w:val="hu-HU"/>
        </w:rPr>
        <w:t>növelje</w:t>
      </w:r>
      <w:r w:rsidRPr="0023494D">
        <w:rPr>
          <w:sz w:val="23"/>
          <w:szCs w:val="23"/>
          <w:lang w:val="hu-HU"/>
        </w:rPr>
        <w:t>.</w:t>
      </w:r>
      <w:r w:rsidR="000F3AE9" w:rsidRPr="0023494D">
        <w:rPr>
          <w:sz w:val="23"/>
          <w:szCs w:val="23"/>
          <w:lang w:val="hu-HU"/>
        </w:rPr>
        <w:t xml:space="preserve"> Korábban, am</w:t>
      </w:r>
      <w:r w:rsidRPr="0023494D">
        <w:rPr>
          <w:sz w:val="23"/>
          <w:szCs w:val="23"/>
          <w:lang w:val="hu-HU"/>
        </w:rPr>
        <w:t>ikor még nem léteztek tesztelést</w:t>
      </w:r>
      <w:r w:rsidR="000F3AE9" w:rsidRPr="0023494D">
        <w:rPr>
          <w:sz w:val="23"/>
          <w:szCs w:val="23"/>
          <w:lang w:val="hu-HU"/>
        </w:rPr>
        <w:t xml:space="preserve"> segítő alkalmazások, sőt a munkakör sem igen létezett, a szoftverfejlesztők ellenőrizték a kész programot, </w:t>
      </w:r>
      <w:r w:rsidR="000E10F2">
        <w:rPr>
          <w:sz w:val="23"/>
          <w:szCs w:val="23"/>
          <w:lang w:val="hu-HU"/>
        </w:rPr>
        <w:t xml:space="preserve">akik </w:t>
      </w:r>
      <w:r w:rsidR="000F3AE9" w:rsidRPr="0023494D">
        <w:rPr>
          <w:sz w:val="23"/>
          <w:szCs w:val="23"/>
          <w:lang w:val="hu-HU"/>
        </w:rPr>
        <w:t>nem alkalmaztak szoftvertesztelőket.</w:t>
      </w:r>
      <w:r w:rsidRPr="0023494D">
        <w:rPr>
          <w:sz w:val="23"/>
          <w:szCs w:val="23"/>
          <w:lang w:val="hu-HU"/>
        </w:rPr>
        <w:t xml:space="preserve"> Ez viszont nem volt olyan hatékony, hisz</w:t>
      </w:r>
      <w:r w:rsidR="000E10F2">
        <w:rPr>
          <w:sz w:val="23"/>
          <w:szCs w:val="23"/>
          <w:lang w:val="hu-HU"/>
        </w:rPr>
        <w:t>en</w:t>
      </w:r>
      <w:r w:rsidRPr="0023494D">
        <w:rPr>
          <w:sz w:val="23"/>
          <w:szCs w:val="23"/>
          <w:lang w:val="hu-HU"/>
        </w:rPr>
        <w:t xml:space="preserve"> az ember hajlamos a saját hibáját nem észrevenni, ezért egy független, új szemszög és nézőpont </w:t>
      </w:r>
      <w:proofErr w:type="gramStart"/>
      <w:r w:rsidRPr="0023494D">
        <w:rPr>
          <w:sz w:val="23"/>
          <w:szCs w:val="23"/>
          <w:lang w:val="hu-HU"/>
        </w:rPr>
        <w:t>sokkal</w:t>
      </w:r>
      <w:proofErr w:type="gramEnd"/>
      <w:r w:rsidRPr="0023494D">
        <w:rPr>
          <w:sz w:val="23"/>
          <w:szCs w:val="23"/>
          <w:lang w:val="hu-HU"/>
        </w:rPr>
        <w:t xml:space="preserve"> nagyobb hatékonysággal és lefedettséggel tud dolgozni, így hibákat észrevenni és azokat megfelelő módon a fejlesztő felé átadni javításra.</w:t>
      </w:r>
      <w:r w:rsidR="000F3AE9" w:rsidRPr="0023494D">
        <w:rPr>
          <w:sz w:val="23"/>
          <w:szCs w:val="23"/>
          <w:lang w:val="hu-HU"/>
        </w:rPr>
        <w:t xml:space="preserve"> </w:t>
      </w:r>
      <w:r w:rsidRPr="0023494D">
        <w:rPr>
          <w:sz w:val="23"/>
          <w:szCs w:val="23"/>
          <w:lang w:val="hu-HU"/>
        </w:rPr>
        <w:t>Idővel a cégek felfedezték az erre való igényt</w:t>
      </w:r>
      <w:r w:rsidR="000E10F2">
        <w:rPr>
          <w:sz w:val="23"/>
          <w:szCs w:val="23"/>
          <w:lang w:val="hu-HU"/>
        </w:rPr>
        <w:t>,</w:t>
      </w:r>
      <w:r w:rsidRPr="0023494D">
        <w:rPr>
          <w:sz w:val="23"/>
          <w:szCs w:val="23"/>
          <w:lang w:val="hu-HU"/>
        </w:rPr>
        <w:t xml:space="preserve"> és</w:t>
      </w:r>
      <w:r w:rsidR="000F3AE9" w:rsidRPr="0023494D">
        <w:rPr>
          <w:sz w:val="23"/>
          <w:szCs w:val="23"/>
          <w:lang w:val="hu-HU"/>
        </w:rPr>
        <w:t xml:space="preserve"> szoftverek, projektek méretének növekedésével kialakult az</w:t>
      </w:r>
      <w:r w:rsidRPr="0023494D">
        <w:rPr>
          <w:sz w:val="23"/>
          <w:szCs w:val="23"/>
          <w:lang w:val="hu-HU"/>
        </w:rPr>
        <w:t xml:space="preserve"> elvárás a gyors és alapos </w:t>
      </w:r>
      <w:r w:rsidR="000F3AE9" w:rsidRPr="0023494D">
        <w:rPr>
          <w:sz w:val="23"/>
          <w:szCs w:val="23"/>
          <w:lang w:val="hu-HU"/>
        </w:rPr>
        <w:t>tesztelésre</w:t>
      </w:r>
      <w:r w:rsidR="000E10F2">
        <w:rPr>
          <w:sz w:val="23"/>
          <w:szCs w:val="23"/>
          <w:lang w:val="hu-HU"/>
        </w:rPr>
        <w:t>.</w:t>
      </w:r>
      <w:r w:rsidR="000F3AE9" w:rsidRPr="0023494D">
        <w:rPr>
          <w:sz w:val="23"/>
          <w:szCs w:val="23"/>
          <w:lang w:val="hu-HU"/>
        </w:rPr>
        <w:t xml:space="preserve"> </w:t>
      </w:r>
      <w:r w:rsidR="000E10F2">
        <w:rPr>
          <w:sz w:val="23"/>
          <w:szCs w:val="23"/>
          <w:lang w:val="hu-HU"/>
        </w:rPr>
        <w:t>E</w:t>
      </w:r>
      <w:r w:rsidR="000F3AE9" w:rsidRPr="0023494D">
        <w:rPr>
          <w:sz w:val="23"/>
          <w:szCs w:val="23"/>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23494D">
        <w:rPr>
          <w:sz w:val="23"/>
          <w:szCs w:val="23"/>
          <w:lang w:val="hu-HU"/>
        </w:rPr>
        <w:t xml:space="preserve">A teszteléshez megfelelő környezetet létrehozhatja mag a tesztelő is, ám sokszor ez egy kisebb projekt a projektben, és </w:t>
      </w:r>
      <w:r w:rsidR="00A940C0">
        <w:rPr>
          <w:sz w:val="23"/>
          <w:szCs w:val="23"/>
          <w:lang w:val="hu-HU"/>
        </w:rPr>
        <w:t xml:space="preserve">olyan </w:t>
      </w:r>
      <w:r w:rsidRPr="0023494D">
        <w:rPr>
          <w:sz w:val="23"/>
          <w:szCs w:val="23"/>
          <w:lang w:val="hu-HU"/>
        </w:rPr>
        <w:t>fejlesztői munkát kíván</w:t>
      </w:r>
      <w:r w:rsidR="00A940C0">
        <w:rPr>
          <w:sz w:val="23"/>
          <w:szCs w:val="23"/>
          <w:lang w:val="hu-HU"/>
        </w:rPr>
        <w:t>,</w:t>
      </w:r>
      <w:r w:rsidRPr="0023494D">
        <w:rPr>
          <w:sz w:val="23"/>
          <w:szCs w:val="23"/>
          <w:lang w:val="hu-HU"/>
        </w:rPr>
        <w:t xml:space="preserve"> mely akár nagyobb időt és ezzel együtt költséget is kíván </w:t>
      </w:r>
      <w:r w:rsidR="00E92312" w:rsidRPr="0023494D">
        <w:rPr>
          <w:sz w:val="23"/>
          <w:szCs w:val="23"/>
          <w:lang w:val="hu-HU"/>
        </w:rPr>
        <w:t>[1]</w:t>
      </w:r>
      <w:r w:rsidR="00A940C0">
        <w:rPr>
          <w:sz w:val="23"/>
          <w:szCs w:val="23"/>
          <w:lang w:val="hu-HU"/>
        </w:rPr>
        <w:t>.</w:t>
      </w:r>
      <w:r w:rsidR="00E92312" w:rsidRPr="0023494D">
        <w:rPr>
          <w:sz w:val="23"/>
          <w:szCs w:val="23"/>
          <w:lang w:val="hu-HU"/>
        </w:rPr>
        <w:t xml:space="preserve"> </w:t>
      </w:r>
      <w:r w:rsidR="000F3AE9" w:rsidRPr="0023494D">
        <w:rPr>
          <w:sz w:val="23"/>
          <w:szCs w:val="23"/>
          <w:lang w:val="hu-HU"/>
        </w:rPr>
        <w:t xml:space="preserve">Érdemes megjegyezni, hogy a tesztelés végigkíséri a szoftver teljes életciklusát, nem ér véget a szoftver elkészültével. </w:t>
      </w:r>
      <w:r w:rsidRPr="0023494D">
        <w:rPr>
          <w:sz w:val="23"/>
          <w:szCs w:val="23"/>
          <w:lang w:val="hu-HU"/>
        </w:rPr>
        <w:t xml:space="preserve">A szoftver </w:t>
      </w:r>
      <w:r w:rsidR="00A940C0">
        <w:rPr>
          <w:sz w:val="23"/>
          <w:szCs w:val="23"/>
          <w:lang w:val="hu-HU"/>
        </w:rPr>
        <w:t>folyamatosan</w:t>
      </w:r>
      <w:r w:rsidRPr="0023494D">
        <w:rPr>
          <w:sz w:val="23"/>
          <w:szCs w:val="23"/>
          <w:lang w:val="hu-HU"/>
        </w:rPr>
        <w:t xml:space="preserve"> változik a kérések alapján, így azt folyamatosan </w:t>
      </w:r>
      <w:r w:rsidR="00A940C0">
        <w:rPr>
          <w:sz w:val="23"/>
          <w:szCs w:val="23"/>
          <w:lang w:val="hu-HU"/>
        </w:rPr>
        <w:t xml:space="preserve">karban </w:t>
      </w:r>
      <w:r w:rsidR="00A31EA6" w:rsidRPr="0023494D">
        <w:rPr>
          <w:sz w:val="23"/>
          <w:szCs w:val="23"/>
          <w:lang w:val="hu-HU"/>
        </w:rPr>
        <w:t>kell</w:t>
      </w:r>
      <w:r w:rsidR="00A940C0">
        <w:rPr>
          <w:sz w:val="23"/>
          <w:szCs w:val="23"/>
          <w:lang w:val="hu-HU"/>
        </w:rPr>
        <w:t xml:space="preserve"> tartani</w:t>
      </w:r>
      <w:r w:rsidR="00A31EA6" w:rsidRPr="0023494D">
        <w:rPr>
          <w:sz w:val="23"/>
          <w:szCs w:val="23"/>
          <w:lang w:val="hu-HU"/>
        </w:rPr>
        <w:t>.</w:t>
      </w:r>
      <w:r w:rsidR="000F3AE9" w:rsidRPr="0023494D">
        <w:rPr>
          <w:sz w:val="23"/>
          <w:szCs w:val="23"/>
          <w:lang w:val="hu-HU"/>
        </w:rPr>
        <w:t xml:space="preserve"> Eleinte a legegyszerűbb módon, manuálisan keresték a tesztelők a hibákat, ám ez időigényes</w:t>
      </w:r>
      <w:r w:rsidR="00F83D6F">
        <w:rPr>
          <w:sz w:val="23"/>
          <w:szCs w:val="23"/>
          <w:lang w:val="hu-HU"/>
        </w:rPr>
        <w:t xml:space="preserve"> </w:t>
      </w:r>
      <w:r w:rsidR="000F3AE9" w:rsidRPr="0023494D">
        <w:rPr>
          <w:sz w:val="23"/>
          <w:szCs w:val="23"/>
          <w:lang w:val="hu-HU"/>
        </w:rPr>
        <w:t xml:space="preserve">munka, aminek következtében a tesztelést végző személy </w:t>
      </w:r>
      <w:r w:rsidR="00A940C0">
        <w:rPr>
          <w:sz w:val="23"/>
          <w:szCs w:val="23"/>
          <w:lang w:val="hu-HU"/>
        </w:rPr>
        <w:t xml:space="preserve">is </w:t>
      </w:r>
      <w:r w:rsidR="000F3AE9" w:rsidRPr="0023494D">
        <w:rPr>
          <w:sz w:val="23"/>
          <w:szCs w:val="23"/>
          <w:lang w:val="hu-HU"/>
        </w:rPr>
        <w:t>hibát követ</w:t>
      </w:r>
      <w:r w:rsidR="00A940C0">
        <w:rPr>
          <w:sz w:val="23"/>
          <w:szCs w:val="23"/>
          <w:lang w:val="hu-HU"/>
        </w:rPr>
        <w:t>het el</w:t>
      </w:r>
      <w:r w:rsidR="000F3AE9" w:rsidRPr="0023494D">
        <w:rPr>
          <w:sz w:val="23"/>
          <w:szCs w:val="23"/>
          <w:lang w:val="hu-HU"/>
        </w:rPr>
        <w:t>.</w:t>
      </w:r>
      <w:r w:rsidR="00F83D6F">
        <w:rPr>
          <w:sz w:val="23"/>
          <w:szCs w:val="23"/>
          <w:lang w:val="hu-HU"/>
        </w:rPr>
        <w:t xml:space="preserve"> Mindez</w:t>
      </w:r>
      <w:r w:rsidR="00A31EA6" w:rsidRPr="0023494D">
        <w:rPr>
          <w:sz w:val="23"/>
          <w:szCs w:val="23"/>
          <w:lang w:val="hu-HU"/>
        </w:rPr>
        <w:t xml:space="preserve"> </w:t>
      </w:r>
      <w:r w:rsidR="000F3AE9" w:rsidRPr="0023494D">
        <w:rPr>
          <w:sz w:val="23"/>
          <w:szCs w:val="23"/>
          <w:lang w:val="hu-HU"/>
        </w:rPr>
        <w:t>a tesztelés automatizálás</w:t>
      </w:r>
      <w:r w:rsidR="00F83D6F">
        <w:rPr>
          <w:sz w:val="23"/>
          <w:szCs w:val="23"/>
          <w:lang w:val="hu-HU"/>
        </w:rPr>
        <w:t>ához vezetett</w:t>
      </w:r>
      <w:r w:rsidR="000F3AE9" w:rsidRPr="0023494D">
        <w:rPr>
          <w:sz w:val="23"/>
          <w:szCs w:val="23"/>
          <w:lang w:val="hu-HU"/>
        </w:rPr>
        <w:t xml:space="preserve">. A tesztelők </w:t>
      </w:r>
      <w:r w:rsidR="00A31EA6" w:rsidRPr="0023494D">
        <w:rPr>
          <w:sz w:val="23"/>
          <w:szCs w:val="23"/>
          <w:lang w:val="hu-HU"/>
        </w:rPr>
        <w:t>egyre inkább hasonló technikai ismeretekkel rendelkeznek, mint a fejlesztők és ez</w:t>
      </w:r>
      <w:r w:rsidR="000F3AE9" w:rsidRPr="0023494D">
        <w:rPr>
          <w:sz w:val="23"/>
          <w:szCs w:val="23"/>
          <w:lang w:val="hu-HU"/>
        </w:rPr>
        <w:t xml:space="preserve"> az automatizált tesztelést alkalmazó cégeknél ez egy fontos elvárás</w:t>
      </w:r>
      <w:r w:rsidR="00A31EA6" w:rsidRPr="0023494D">
        <w:rPr>
          <w:sz w:val="23"/>
          <w:szCs w:val="23"/>
          <w:lang w:val="hu-HU"/>
        </w:rPr>
        <w:t xml:space="preserve"> is</w:t>
      </w:r>
      <w:r w:rsidR="000F3AE9" w:rsidRPr="0023494D">
        <w:rPr>
          <w:sz w:val="23"/>
          <w:szCs w:val="23"/>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23494D" w:rsidRDefault="000F3AE9" w:rsidP="002D4E89">
      <w:pPr>
        <w:spacing w:before="360" w:line="360" w:lineRule="auto"/>
        <w:ind w:firstLine="284"/>
        <w:jc w:val="both"/>
        <w:rPr>
          <w:sz w:val="23"/>
          <w:szCs w:val="23"/>
          <w:lang w:val="hu-HU"/>
        </w:rPr>
      </w:pPr>
      <w:r w:rsidRPr="0023494D">
        <w:rPr>
          <w:sz w:val="23"/>
          <w:szCs w:val="23"/>
          <w:lang w:val="hu-HU"/>
        </w:rPr>
        <w:lastRenderedPageBreak/>
        <w:t>Szakdolgozatomban az automatizált tesztelés előnyeire világítok r</w:t>
      </w:r>
      <w:r w:rsidR="00A31EA6" w:rsidRPr="0023494D">
        <w:rPr>
          <w:sz w:val="23"/>
          <w:szCs w:val="23"/>
          <w:lang w:val="hu-HU"/>
        </w:rPr>
        <w:t xml:space="preserve">á egy konkrét példán keresztül. A jó megértéshez egy rövid ismertetést is írok, melyben </w:t>
      </w:r>
      <w:r w:rsidR="00EF27A7" w:rsidRPr="0023494D">
        <w:rPr>
          <w:sz w:val="23"/>
          <w:szCs w:val="23"/>
          <w:lang w:val="hu-HU"/>
        </w:rPr>
        <w:t>kifejtem</w:t>
      </w:r>
      <w:r w:rsidR="00A31EA6" w:rsidRPr="0023494D">
        <w:rPr>
          <w:sz w:val="23"/>
          <w:szCs w:val="23"/>
          <w:lang w:val="hu-HU"/>
        </w:rPr>
        <w:t xml:space="preserve"> a tesztelésben használt kifejezéseket,</w:t>
      </w:r>
      <w:r w:rsidR="00EF27A7" w:rsidRPr="0023494D">
        <w:rPr>
          <w:sz w:val="23"/>
          <w:szCs w:val="23"/>
          <w:lang w:val="hu-HU"/>
        </w:rPr>
        <w:t xml:space="preserve"> hogy ezekre a dolgozat további részében már hivatkozhassak</w:t>
      </w:r>
      <w:r w:rsidR="00A31EA6" w:rsidRPr="0023494D">
        <w:rPr>
          <w:sz w:val="23"/>
          <w:szCs w:val="23"/>
          <w:lang w:val="hu-HU"/>
        </w:rPr>
        <w:t xml:space="preserve">. </w:t>
      </w:r>
      <w:r w:rsidR="00EF27A7" w:rsidRPr="0023494D">
        <w:rPr>
          <w:sz w:val="23"/>
          <w:szCs w:val="23"/>
          <w:lang w:val="hu-HU"/>
        </w:rPr>
        <w:t>Leírást</w:t>
      </w:r>
      <w:r w:rsidR="00A31EA6" w:rsidRPr="0023494D">
        <w:rPr>
          <w:sz w:val="23"/>
          <w:szCs w:val="23"/>
          <w:lang w:val="hu-HU"/>
        </w:rPr>
        <w:t xml:space="preserve"> adok a tesztelés szerepéről egy szoftverfejlesztési cikluson belül, valamint különböző lehetőségeket v</w:t>
      </w:r>
      <w:r w:rsidR="00EF27A7" w:rsidRPr="0023494D">
        <w:rPr>
          <w:sz w:val="23"/>
          <w:szCs w:val="23"/>
          <w:lang w:val="hu-HU"/>
        </w:rPr>
        <w:t xml:space="preserve">ázolok a tesztelés aspektusaira. Ezek </w:t>
      </w:r>
      <w:r w:rsidR="00A31EA6" w:rsidRPr="0023494D">
        <w:rPr>
          <w:sz w:val="23"/>
          <w:szCs w:val="23"/>
          <w:lang w:val="hu-HU"/>
        </w:rPr>
        <w:t>ismeretében pedig felépítek egy rendszer</w:t>
      </w:r>
      <w:r w:rsidR="00EF27A7" w:rsidRPr="0023494D">
        <w:rPr>
          <w:sz w:val="23"/>
          <w:szCs w:val="23"/>
          <w:lang w:val="hu-HU"/>
        </w:rPr>
        <w:t xml:space="preserve">t, melyben az automatizált </w:t>
      </w:r>
      <w:r w:rsidR="00F83D6F">
        <w:rPr>
          <w:sz w:val="23"/>
          <w:szCs w:val="23"/>
          <w:lang w:val="hu-HU"/>
        </w:rPr>
        <w:t>teszt</w:t>
      </w:r>
      <w:r w:rsidR="00EF27A7" w:rsidRPr="0023494D">
        <w:rPr>
          <w:sz w:val="23"/>
          <w:szCs w:val="23"/>
          <w:lang w:val="hu-HU"/>
        </w:rPr>
        <w:t>esetek</w:t>
      </w:r>
      <w:r w:rsidR="00A31EA6" w:rsidRPr="0023494D">
        <w:rPr>
          <w:sz w:val="23"/>
          <w:szCs w:val="23"/>
          <w:lang w:val="hu-HU"/>
        </w:rPr>
        <w:t xml:space="preserve"> koordinálható</w:t>
      </w:r>
      <w:r w:rsidR="00EF27A7" w:rsidRPr="0023494D">
        <w:rPr>
          <w:sz w:val="23"/>
          <w:szCs w:val="23"/>
          <w:lang w:val="hu-HU"/>
        </w:rPr>
        <w:t>ak</w:t>
      </w:r>
      <w:r w:rsidR="00A31EA6" w:rsidRPr="0023494D">
        <w:rPr>
          <w:sz w:val="23"/>
          <w:szCs w:val="23"/>
          <w:lang w:val="hu-HU"/>
        </w:rPr>
        <w:t>, az eredmények elemezhető</w:t>
      </w:r>
      <w:r w:rsidR="00EF27A7" w:rsidRPr="0023494D">
        <w:rPr>
          <w:sz w:val="23"/>
          <w:szCs w:val="23"/>
          <w:lang w:val="hu-HU"/>
        </w:rPr>
        <w:t>e</w:t>
      </w:r>
      <w:r w:rsidR="00A31EA6" w:rsidRPr="0023494D">
        <w:rPr>
          <w:sz w:val="23"/>
          <w:szCs w:val="23"/>
          <w:lang w:val="hu-HU"/>
        </w:rPr>
        <w:t>k és kezelhető</w:t>
      </w:r>
      <w:r w:rsidR="00EF27A7" w:rsidRPr="0023494D">
        <w:rPr>
          <w:sz w:val="23"/>
          <w:szCs w:val="23"/>
          <w:lang w:val="hu-HU"/>
        </w:rPr>
        <w:t>e</w:t>
      </w:r>
      <w:r w:rsidR="00A31EA6" w:rsidRPr="0023494D">
        <w:rPr>
          <w:sz w:val="23"/>
          <w:szCs w:val="23"/>
          <w:lang w:val="hu-HU"/>
        </w:rPr>
        <w:t xml:space="preserve">k. </w:t>
      </w:r>
      <w:r w:rsidR="00EF27A7" w:rsidRPr="0023494D">
        <w:rPr>
          <w:sz w:val="23"/>
          <w:szCs w:val="23"/>
          <w:lang w:val="hu-HU"/>
        </w:rPr>
        <w:t>Munkám során web alapú tesztelést végzek [2]</w:t>
      </w:r>
      <w:r w:rsidR="00F83D6F">
        <w:rPr>
          <w:sz w:val="23"/>
          <w:szCs w:val="23"/>
          <w:lang w:val="hu-HU"/>
        </w:rPr>
        <w:t>.</w:t>
      </w:r>
      <w:r w:rsidR="00EF27A7" w:rsidRPr="0023494D">
        <w:rPr>
          <w:sz w:val="23"/>
          <w:szCs w:val="23"/>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Pr>
          <w:sz w:val="23"/>
          <w:szCs w:val="23"/>
          <w:lang w:val="hu-HU"/>
        </w:rPr>
        <w:t>,</w:t>
      </w:r>
      <w:r w:rsidR="00EF27A7" w:rsidRPr="0023494D">
        <w:rPr>
          <w:sz w:val="23"/>
          <w:szCs w:val="23"/>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0382EEA4" w14:textId="77777777" w:rsidR="00F81096" w:rsidRPr="004229EE" w:rsidRDefault="00F81096" w:rsidP="004229EE">
      <w:pPr>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6823D4">
      <w:pPr>
        <w:pStyle w:val="ListParagraph"/>
        <w:spacing w:before="360" w:line="360" w:lineRule="auto"/>
        <w:ind w:left="0" w:firstLine="284"/>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w:t>
      </w:r>
      <w:r w:rsidR="0023494D" w:rsidRPr="0023494D">
        <w:rPr>
          <w:color w:val="222222"/>
          <w:sz w:val="24"/>
          <w:szCs w:val="24"/>
          <w:shd w:val="clear" w:color="auto" w:fill="FFFFFF"/>
          <w:lang w:val="hu-HU"/>
        </w:rPr>
        <w:lastRenderedPageBreak/>
        <w:t>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6823D4">
      <w:pPr>
        <w:pStyle w:val="ListParagraph"/>
        <w:spacing w:before="360" w:line="360" w:lineRule="auto"/>
        <w:ind w:left="0" w:firstLine="284"/>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6823D4">
      <w:pPr>
        <w:pStyle w:val="ListParagraph"/>
        <w:spacing w:before="360" w:line="360" w:lineRule="auto"/>
        <w:ind w:left="0" w:firstLine="284"/>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[3]</w:t>
      </w:r>
      <w:r w:rsidR="00415E0D">
        <w:rPr>
          <w:color w:val="000000"/>
          <w:sz w:val="24"/>
          <w:szCs w:val="24"/>
          <w:shd w:val="clear" w:color="auto" w:fill="FFFFFF"/>
          <w:lang w:val="hu-HU"/>
        </w:rPr>
        <w:t>.</w:t>
      </w:r>
    </w:p>
    <w:p w14:paraId="4151D1C3" w14:textId="62D00AEA"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55BCF9D1"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23EB858E"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464743B5"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18DD0B9E"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274275C" w:rsidR="009264FF" w:rsidRPr="0023494D" w:rsidRDefault="009264FF" w:rsidP="0023494D">
      <w:pPr>
        <w:pStyle w:val="ListParagraph"/>
        <w:spacing w:before="360" w:line="360" w:lineRule="auto"/>
        <w:jc w:val="both"/>
        <w:rPr>
          <w:b/>
          <w:bCs/>
          <w:sz w:val="24"/>
          <w:szCs w:val="24"/>
          <w:lang w:val="hu-HU"/>
        </w:rPr>
      </w:pPr>
    </w:p>
    <w:p w14:paraId="06082A86" w14:textId="6B98C704" w:rsidR="00AB59F5" w:rsidRPr="0023494D" w:rsidRDefault="00AB59F5">
      <w:pPr>
        <w:pStyle w:val="ListParagraph"/>
        <w:spacing w:before="360" w:line="360" w:lineRule="auto"/>
        <w:jc w:val="center"/>
        <w:rPr>
          <w:b/>
          <w:bCs/>
          <w:sz w:val="24"/>
          <w:szCs w:val="24"/>
          <w:lang w:val="hu-HU"/>
        </w:rPr>
        <w:pPrChange w:id="9" w:author="HUBER, HAJNALKA" w:date="2018-02-26T11:12:00Z">
          <w:pPr>
            <w:pStyle w:val="ListParagraph"/>
            <w:spacing w:before="360" w:line="360" w:lineRule="auto"/>
            <w:jc w:val="both"/>
          </w:pPr>
        </w:pPrChange>
      </w:pPr>
    </w:p>
    <w:p w14:paraId="0253FBEC" w14:textId="5F17CDF3" w:rsidR="00AB59F5" w:rsidRPr="0023494D" w:rsidRDefault="006823D4" w:rsidP="00AB59F5">
      <w:pPr>
        <w:pStyle w:val="ListParagraph"/>
        <w:spacing w:before="360" w:line="360" w:lineRule="auto"/>
        <w:ind w:left="1440"/>
        <w:jc w:val="both"/>
        <w:rPr>
          <w:b/>
          <w:bCs/>
          <w:sz w:val="24"/>
          <w:szCs w:val="24"/>
          <w:lang w:val="hu-HU"/>
        </w:rPr>
      </w:pPr>
      <w:r w:rsidRPr="0023494D">
        <w:rPr>
          <w:noProof/>
          <w:sz w:val="24"/>
          <w:szCs w:val="24"/>
        </w:rPr>
        <w:drawing>
          <wp:anchor distT="0" distB="0" distL="114300" distR="114300" simplePos="0" relativeHeight="251658240" behindDoc="0" locked="0" layoutInCell="1" allowOverlap="1" wp14:anchorId="3ABC05B0" wp14:editId="52D5E636">
            <wp:simplePos x="0" y="0"/>
            <wp:positionH relativeFrom="column">
              <wp:posOffset>1514475</wp:posOffset>
            </wp:positionH>
            <wp:positionV relativeFrom="paragraph">
              <wp:posOffset>-11430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BE3ECEC"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w:t>
      </w:r>
      <w:r w:rsidR="00EA485C">
        <w:rPr>
          <w:rFonts w:asciiTheme="minorHAnsi" w:hAnsiTheme="minorHAnsi"/>
          <w:color w:val="000000"/>
          <w:lang w:val="hu-HU"/>
        </w:rPr>
        <w:t>,</w:t>
      </w:r>
      <w:r w:rsidR="00402626">
        <w:rPr>
          <w:rFonts w:asciiTheme="minorHAnsi" w:hAnsiTheme="minorHAnsi"/>
          <w:color w:val="000000"/>
          <w:lang w:val="hu-HU"/>
        </w:rPr>
        <w:t xml:space="preserve"> pl.</w:t>
      </w:r>
      <w:r w:rsidRPr="0023494D">
        <w:rPr>
          <w:rFonts w:asciiTheme="minorHAnsi" w:hAnsiTheme="minorHAnsi"/>
          <w:color w:val="000000"/>
          <w:lang w:val="hu-HU"/>
        </w:rPr>
        <w:t xml:space="preserve"> biztonsági 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proofErr w:type="spellStart"/>
      <w:r w:rsidRPr="0023494D">
        <w:rPr>
          <w:rFonts w:asciiTheme="minorHAnsi" w:hAnsiTheme="minorHAnsi"/>
          <w:color w:val="000000"/>
          <w:u w:val="single"/>
          <w:lang w:val="hu-HU"/>
        </w:rPr>
        <w:t>Architekturális</w:t>
      </w:r>
      <w:proofErr w:type="spellEnd"/>
      <w:r w:rsidRPr="0023494D">
        <w:rPr>
          <w:rFonts w:asciiTheme="minorHAnsi" w:hAnsiTheme="minorHAnsi"/>
          <w:color w:val="000000"/>
          <w:u w:val="single"/>
          <w:lang w:val="hu-HU"/>
        </w:rPr>
        <w:t xml:space="preserve">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szoftver modulokra bontása</w:t>
      </w:r>
      <w:r w:rsidRPr="0023494D">
        <w:rPr>
          <w:rFonts w:asciiTheme="minorHAnsi" w:hAnsiTheme="minorHAnsi"/>
          <w:color w:val="000000"/>
          <w:lang w:val="hu-HU"/>
        </w:rPr>
        <w:t>: a fázisban a fejlesztési folyamatot további kisebb részekre, úgynevezett modulokra bontjuk fel a tervezési folyamat egyszerűsítése, áttekinthetőbbé 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lastRenderedPageBreak/>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615A9315"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r w:rsidRPr="0023494D">
        <w:rPr>
          <w:rFonts w:asciiTheme="minorHAnsi" w:hAnsiTheme="minorHAnsi"/>
          <w:color w:val="000000"/>
          <w:u w:val="single"/>
          <w:lang w:val="hu-HU"/>
        </w:rPr>
        <w:t>verifikáció:</w:t>
      </w:r>
      <w:r w:rsidRPr="0023494D">
        <w:rPr>
          <w:rFonts w:asciiTheme="minorHAnsi" w:hAnsiTheme="minorHAnsi"/>
          <w:color w:val="000000"/>
          <w:lang w:val="hu-HU"/>
        </w:rPr>
        <w:t xml:space="preserve"> </w:t>
      </w:r>
      <w:proofErr w:type="gramStart"/>
      <w:r w:rsidRPr="0023494D">
        <w:rPr>
          <w:rFonts w:asciiTheme="minorHAnsi" w:hAnsiTheme="minorHAnsi"/>
          <w:color w:val="000000"/>
          <w:lang w:val="hu-HU"/>
        </w:rPr>
        <w:t>ezen</w:t>
      </w:r>
      <w:proofErr w:type="gramEnd"/>
      <w:r w:rsidRPr="0023494D">
        <w:rPr>
          <w:rFonts w:asciiTheme="minorHAnsi" w:hAnsiTheme="minorHAnsi"/>
          <w:color w:val="000000"/>
          <w:lang w:val="hu-HU"/>
        </w:rPr>
        <w:t xml:space="preserve">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1204E890"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w:t>
      </w:r>
      <w:r w:rsidR="00EA485C">
        <w:rPr>
          <w:rFonts w:asciiTheme="minorHAnsi" w:hAnsiTheme="minorHAnsi"/>
          <w:color w:val="000000"/>
          <w:u w:val="single"/>
          <w:lang w:val="hu-HU"/>
        </w:rPr>
        <w:t xml:space="preserve"> </w:t>
      </w:r>
      <w:proofErr w:type="spellStart"/>
      <w:r w:rsidRPr="0023494D">
        <w:rPr>
          <w:rFonts w:asciiTheme="minorHAnsi" w:hAnsiTheme="minorHAnsi"/>
          <w:color w:val="000000"/>
          <w:u w:val="single"/>
          <w:lang w:val="hu-HU"/>
        </w:rPr>
        <w:t>validáció</w:t>
      </w:r>
      <w:proofErr w:type="spellEnd"/>
      <w:r w:rsidRPr="0023494D">
        <w:rPr>
          <w:rFonts w:asciiTheme="minorHAnsi" w:hAnsiTheme="minorHAnsi"/>
          <w:color w:val="000000"/>
          <w:u w:val="single"/>
          <w:lang w:val="hu-HU"/>
        </w:rPr>
        <w:t>:</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1EDF11B4" w14:textId="7AD02DCD" w:rsidR="00DA52BF" w:rsidRDefault="0023494D"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megköveteli az ügyféltől, hogy véglegesítse a követelményeket mielőtt a tervezés 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t>Agilis szoftverfejlesztés</w:t>
      </w:r>
    </w:p>
    <w:p w14:paraId="7B82A0C5" w14:textId="60E1C127" w:rsidR="005007B2" w:rsidRDefault="005007B2" w:rsidP="006823D4">
      <w:pPr>
        <w:pStyle w:val="NormalWeb"/>
        <w:shd w:val="clear" w:color="auto" w:fill="FFFFFF"/>
        <w:spacing w:line="360" w:lineRule="auto"/>
        <w:ind w:firstLine="284"/>
        <w:jc w:val="both"/>
        <w:rPr>
          <w:rFonts w:asciiTheme="minorHAnsi" w:hAnsiTheme="minorHAnsi" w:cs="Arial"/>
          <w:shd w:val="clear" w:color="auto" w:fill="FFFFFF"/>
          <w:lang w:val="hu-HU"/>
        </w:rPr>
      </w:pPr>
      <w:proofErr w:type="gramStart"/>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r w:rsidR="006A0D73">
        <w:fldChar w:fldCharType="begin"/>
      </w:r>
      <w:r w:rsidR="006A0D73" w:rsidRPr="000122F2">
        <w:rPr>
          <w:lang w:val="hu-HU"/>
          <w:rPrChange w:id="10" w:author="HUBER, HAJNALKA" w:date="2018-02-26T08:47:00Z">
            <w:rPr/>
          </w:rPrChange>
        </w:rPr>
        <w:instrText xml:space="preserve"> HYPERLINK "https://hu.wikipedia.org/wiki/Szoftverfejleszt%C3%A9si_m%C3%B3dszertanok" \o "Szoftverfejlesztési módszertanok" </w:instrText>
      </w:r>
      <w:r w:rsidR="006A0D73">
        <w:fldChar w:fldCharType="separate"/>
      </w:r>
      <w:r w:rsidRPr="005007B2">
        <w:rPr>
          <w:rStyle w:val="Hyperlink"/>
          <w:rFonts w:asciiTheme="minorHAnsi" w:hAnsiTheme="minorHAnsi" w:cs="Arial"/>
          <w:color w:val="auto"/>
          <w:shd w:val="clear" w:color="auto" w:fill="FFFFFF"/>
          <w:lang w:val="hu-HU"/>
        </w:rPr>
        <w:t>szoftverfejlesztési módszerek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 xml:space="preserve">követelmények és a megoldások együttműködésen keresztül együtt fejlődnek az önszerveződő </w:t>
      </w:r>
      <w:r w:rsidRPr="005007B2">
        <w:rPr>
          <w:rFonts w:asciiTheme="minorHAnsi" w:hAnsiTheme="minorHAnsi" w:cs="Arial"/>
          <w:shd w:val="clear" w:color="auto" w:fill="FFFFFF"/>
          <w:lang w:val="hu-HU"/>
        </w:rPr>
        <w:lastRenderedPageBreak/>
        <w:t>és </w:t>
      </w:r>
      <w:r w:rsidR="006A0D73">
        <w:fldChar w:fldCharType="begin"/>
      </w:r>
      <w:r w:rsidR="006A0D73" w:rsidRPr="000122F2">
        <w:rPr>
          <w:lang w:val="hu-HU"/>
          <w:rPrChange w:id="11" w:author="HUBER, HAJNALKA" w:date="2018-02-26T08:47:00Z">
            <w:rPr/>
          </w:rPrChange>
        </w:rPr>
        <w:instrText xml:space="preserve"> HYPERLINK "https://hu.wikipedia.org/w/index.php?title=Multifunkcion%C3%A1lis_csapat&amp;action=edit&amp;redlink=1" \o "Multifunkcionális csapat (a lap nem létezik)" </w:instrText>
      </w:r>
      <w:r w:rsidR="006A0D73">
        <w:fldChar w:fldCharType="separate"/>
      </w:r>
      <w:r w:rsidRPr="005007B2">
        <w:rPr>
          <w:rStyle w:val="Hyperlink"/>
          <w:rFonts w:asciiTheme="minorHAnsi" w:hAnsiTheme="minorHAnsi" w:cs="Arial"/>
          <w:color w:val="auto"/>
          <w:shd w:val="clear" w:color="auto" w:fill="FFFFFF"/>
          <w:lang w:val="hu-HU"/>
        </w:rPr>
        <w:t>multifunkcionális csapatok</w:t>
      </w:r>
      <w:r w:rsidR="006A0D73">
        <w:rPr>
          <w:rStyle w:val="Hyperlink"/>
          <w:rFonts w:asciiTheme="minorHAnsi" w:hAnsiTheme="minorHAnsi" w:cs="Arial"/>
          <w:color w:val="auto"/>
          <w:shd w:val="clear" w:color="auto" w:fill="FFFFFF"/>
          <w:lang w:val="hu-HU"/>
        </w:rPr>
        <w:fldChar w:fldCharType="end"/>
      </w:r>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Pr="005007B2">
        <w:rPr>
          <w:rFonts w:asciiTheme="minorHAnsi" w:hAnsiTheme="minorHAnsi" w:cs="Arial"/>
          <w:shd w:val="clear" w:color="auto" w:fill="FFFFFF"/>
          <w:lang w:val="hu-HU"/>
        </w:rPr>
        <w:t xml:space="preserve"> tervezést, az evolúciós fejlesztést, korai szállítást, folytono</w:t>
      </w:r>
      <w:proofErr w:type="gramEnd"/>
      <w:r w:rsidRPr="005007B2">
        <w:rPr>
          <w:rFonts w:asciiTheme="minorHAnsi" w:hAnsiTheme="minorHAnsi" w:cs="Arial"/>
          <w:shd w:val="clear" w:color="auto" w:fill="FFFFFF"/>
          <w:lang w:val="hu-HU"/>
        </w:rPr>
        <w:t>s továbbfejlesztést és bátorít az változásokra adható gyors és rugalmas válaszokra [4]</w:t>
      </w:r>
      <w:r w:rsidR="00B16343">
        <w:rPr>
          <w:rFonts w:asciiTheme="minorHAnsi" w:hAnsiTheme="minorHAnsi" w:cs="Arial"/>
          <w:shd w:val="clear" w:color="auto" w:fill="FFFFFF"/>
          <w:lang w:val="hu-HU"/>
        </w:rPr>
        <w:t>.</w:t>
      </w:r>
    </w:p>
    <w:p w14:paraId="1104DF98" w14:textId="09E3A38C" w:rsidR="005007B2" w:rsidRDefault="005007B2" w:rsidP="006823D4">
      <w:pPr>
        <w:pStyle w:val="NormalWeb"/>
        <w:shd w:val="clear" w:color="auto" w:fill="FFFFFF"/>
        <w:spacing w:line="360" w:lineRule="auto"/>
        <w:ind w:firstLine="284"/>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a folyamattevékenységek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r w:rsidR="00EA485C">
        <w:rPr>
          <w:rFonts w:asciiTheme="minorHAnsi" w:hAnsiTheme="minorHAnsi"/>
          <w:color w:val="222222"/>
          <w:shd w:val="clear" w:color="auto" w:fill="FFFFFF"/>
          <w:lang w:val="hu-HU"/>
        </w:rPr>
        <w:t xml:space="preserve"> </w:t>
      </w:r>
      <w:r w:rsidR="00C34946">
        <w:rPr>
          <w:rFonts w:asciiTheme="minorHAnsi" w:hAnsiTheme="minorHAnsi"/>
          <w:color w:val="222222"/>
          <w:shd w:val="clear" w:color="auto" w:fill="FFFFFF"/>
          <w:lang w:val="hu-HU"/>
        </w:rPr>
        <w:t xml:space="preserve">Az egyik kedvelt agilis </w:t>
      </w:r>
      <w:r w:rsidRPr="005007B2">
        <w:rPr>
          <w:rFonts w:asciiTheme="minorHAnsi" w:hAnsiTheme="minorHAnsi"/>
          <w:color w:val="222222"/>
          <w:shd w:val="clear" w:color="auto" w:fill="FFFFFF"/>
          <w:lang w:val="hu-HU"/>
        </w:rPr>
        <w:t xml:space="preserve">modell a </w:t>
      </w:r>
      <w:proofErr w:type="spellStart"/>
      <w:r w:rsidRPr="005007B2">
        <w:rPr>
          <w:rFonts w:asciiTheme="minorHAnsi" w:hAnsiTheme="minorHAnsi"/>
          <w:b/>
          <w:color w:val="222222"/>
          <w:shd w:val="clear" w:color="auto" w:fill="FFFFFF"/>
          <w:lang w:val="hu-HU"/>
        </w:rPr>
        <w:t>Scrum</w:t>
      </w:r>
      <w:proofErr w:type="spellEnd"/>
      <w:r w:rsidRPr="005007B2">
        <w:rPr>
          <w:rFonts w:asciiTheme="minorHAnsi" w:hAnsiTheme="minorHAnsi"/>
          <w:color w:val="222222"/>
          <w:shd w:val="clear" w:color="auto" w:fill="FFFFFF"/>
          <w:lang w:val="hu-HU"/>
        </w:rPr>
        <w:t xml:space="preserve">: </w:t>
      </w:r>
    </w:p>
    <w:p w14:paraId="0302911B" w14:textId="77777777" w:rsidR="00C34946" w:rsidRDefault="00C34946" w:rsidP="00EA485C">
      <w:pPr>
        <w:pStyle w:val="NormalWeb"/>
        <w:shd w:val="clear" w:color="auto" w:fill="FFFFFF"/>
        <w:spacing w:line="360" w:lineRule="auto"/>
        <w:jc w:val="center"/>
        <w:rPr>
          <w:rFonts w:asciiTheme="minorHAnsi" w:hAnsiTheme="minorHAnsi"/>
          <w:color w:val="222222"/>
          <w:shd w:val="clear" w:color="auto" w:fill="FFFFFF"/>
          <w:lang w:val="hu-HU"/>
        </w:rPr>
      </w:pPr>
      <w:r>
        <w:rPr>
          <w:noProof/>
        </w:rPr>
        <w:drawing>
          <wp:inline distT="0" distB="0" distL="0" distR="0" wp14:anchorId="74EED1EB" wp14:editId="76E27599">
            <wp:extent cx="4648200" cy="2333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632" cy="2372408"/>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xml:space="preserve">: A </w:t>
      </w:r>
      <w:proofErr w:type="spellStart"/>
      <w:r w:rsidR="009264FF" w:rsidRPr="009264FF">
        <w:rPr>
          <w:rFonts w:asciiTheme="minorHAnsi" w:hAnsiTheme="minorHAnsi"/>
          <w:i/>
          <w:color w:val="222222"/>
          <w:shd w:val="clear" w:color="auto" w:fill="FFFFFF"/>
          <w:lang w:val="hu-HU"/>
        </w:rPr>
        <w:t>Scrum</w:t>
      </w:r>
      <w:proofErr w:type="spellEnd"/>
      <w:r w:rsidR="009264FF" w:rsidRPr="009264FF">
        <w:rPr>
          <w:rFonts w:asciiTheme="minorHAnsi" w:hAnsiTheme="minorHAnsi"/>
          <w:i/>
          <w:color w:val="222222"/>
          <w:shd w:val="clear" w:color="auto" w:fill="FFFFFF"/>
          <w:lang w:val="hu-HU"/>
        </w:rPr>
        <w:t xml:space="preserve"> fejlesztés ciklusai</w:t>
      </w:r>
    </w:p>
    <w:p w14:paraId="148565D8" w14:textId="43814D8F"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t xml:space="preserve">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egy keretrendszer, amely magában foglal bizonyos tevékenységeket és meghatározott szerepeket.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főbb szerepkörei a „</w:t>
      </w:r>
      <w:proofErr w:type="spellStart"/>
      <w:r w:rsidRPr="005007B2">
        <w:rPr>
          <w:rFonts w:eastAsia="Times New Roman" w:cs="Arial"/>
          <w:color w:val="222222"/>
          <w:sz w:val="24"/>
          <w:szCs w:val="24"/>
          <w:lang w:val="hu-HU"/>
        </w:rPr>
        <w:t>Scrum</w:t>
      </w:r>
      <w:proofErr w:type="spellEnd"/>
      <w:r w:rsidRPr="005007B2">
        <w:rPr>
          <w:rFonts w:eastAsia="Times New Roman" w:cs="Arial"/>
          <w:color w:val="222222"/>
          <w:sz w:val="24"/>
          <w:szCs w:val="24"/>
          <w:lang w:val="hu-HU"/>
        </w:rPr>
        <w:t xml:space="preserve"> Master”, aki a folyamatot 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6823D4">
      <w:pPr>
        <w:shd w:val="clear" w:color="auto" w:fill="FFFFFF"/>
        <w:spacing w:before="120" w:after="120" w:line="360" w:lineRule="auto"/>
        <w:ind w:firstLine="284"/>
        <w:jc w:val="both"/>
        <w:rPr>
          <w:rFonts w:eastAsia="Times New Roman" w:cs="Arial"/>
          <w:color w:val="222222"/>
          <w:sz w:val="24"/>
          <w:szCs w:val="24"/>
          <w:lang w:val="hu-HU"/>
        </w:rPr>
      </w:pPr>
      <w:r w:rsidRPr="005007B2">
        <w:rPr>
          <w:rFonts w:eastAsia="Times New Roman" w:cs="Arial"/>
          <w:color w:val="222222"/>
          <w:sz w:val="24"/>
          <w:szCs w:val="24"/>
          <w:lang w:val="hu-HU"/>
        </w:rPr>
        <w:lastRenderedPageBreak/>
        <w:t>Minden „futam” (sprint) során - amely 2 és 4 hét közötti időtartamot jelent (a csapat döntésétől függően) - a csapat egy működő szoftveregységet hoz létre. A futam során megvalósítandó funkciók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Backlog</w:t>
      </w:r>
      <w:proofErr w:type="spellEnd"/>
      <w:r w:rsidRPr="005007B2">
        <w:rPr>
          <w:rFonts w:eastAsia="Times New Roman" w:cs="Arial"/>
          <w:color w:val="222222"/>
          <w:sz w:val="24"/>
          <w:szCs w:val="24"/>
          <w:lang w:val="hu-HU"/>
        </w:rPr>
        <w:t>”</w:t>
      </w:r>
      <w:proofErr w:type="spellStart"/>
      <w:r w:rsidRPr="005007B2">
        <w:rPr>
          <w:rFonts w:eastAsia="Times New Roman" w:cs="Arial"/>
          <w:color w:val="222222"/>
          <w:sz w:val="24"/>
          <w:szCs w:val="24"/>
          <w:lang w:val="hu-HU"/>
        </w:rPr>
        <w:t>-ból</w:t>
      </w:r>
      <w:proofErr w:type="spellEnd"/>
      <w:r w:rsidRPr="005007B2">
        <w:rPr>
          <w:rFonts w:eastAsia="Times New Roman" w:cs="Arial"/>
          <w:color w:val="222222"/>
          <w:sz w:val="24"/>
          <w:szCs w:val="24"/>
          <w:lang w:val="hu-HU"/>
        </w:rPr>
        <w:t xml:space="preserve">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w:t>
      </w:r>
      <w:proofErr w:type="spellStart"/>
      <w:r w:rsidRPr="005007B2">
        <w:rPr>
          <w:rFonts w:eastAsia="Times New Roman" w:cs="Arial"/>
          <w:color w:val="222222"/>
          <w:sz w:val="24"/>
          <w:szCs w:val="24"/>
          <w:lang w:val="hu-HU"/>
        </w:rPr>
        <w:t>Product</w:t>
      </w:r>
      <w:proofErr w:type="spellEnd"/>
      <w:r w:rsidRPr="005007B2">
        <w:rPr>
          <w:rFonts w:eastAsia="Times New Roman" w:cs="Arial"/>
          <w:color w:val="222222"/>
          <w:sz w:val="24"/>
          <w:szCs w:val="24"/>
          <w:lang w:val="hu-HU"/>
        </w:rPr>
        <w:t xml:space="preserve"> </w:t>
      </w:r>
      <w:proofErr w:type="spellStart"/>
      <w:r w:rsidRPr="005007B2">
        <w:rPr>
          <w:rFonts w:eastAsia="Times New Roman" w:cs="Arial"/>
          <w:color w:val="222222"/>
          <w:sz w:val="24"/>
          <w:szCs w:val="24"/>
          <w:lang w:val="hu-HU"/>
        </w:rPr>
        <w:t>Owner</w:t>
      </w:r>
      <w:proofErr w:type="spellEnd"/>
      <w:r w:rsidRPr="005007B2">
        <w:rPr>
          <w:rFonts w:eastAsia="Times New Roman" w:cs="Arial"/>
          <w:color w:val="222222"/>
          <w:sz w:val="24"/>
          <w:szCs w:val="24"/>
          <w:lang w:val="hu-HU"/>
        </w:rPr>
        <w:t xml:space="preserve">”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hogy elkészüljenek. Ezután a csapat eldönti, hogy ezek közül melyek azok, amelyeket a következő futam során meg tud valósítani, és ezek megvalósítására ígéretet tesz. A futam folyamán a „futam teendőlistáját” nem lehet megváltoztatni, a futam során elvégzett tevékenységek rögzítettek. Amint a futam a végéhez ért, a csapat bemutatja az elkészült funkciókat (</w:t>
      </w:r>
      <w:proofErr w:type="spellStart"/>
      <w:r w:rsidRPr="005007B2">
        <w:rPr>
          <w:rFonts w:eastAsia="Times New Roman" w:cs="Arial"/>
          <w:color w:val="222222"/>
          <w:sz w:val="24"/>
          <w:szCs w:val="24"/>
          <w:lang w:val="hu-HU"/>
        </w:rPr>
        <w:t>demo</w:t>
      </w:r>
      <w:proofErr w:type="spellEnd"/>
      <w:r w:rsidRPr="005007B2">
        <w:rPr>
          <w:rFonts w:eastAsia="Times New Roman" w:cs="Arial"/>
          <w:color w:val="222222"/>
          <w:sz w:val="24"/>
          <w:szCs w:val="24"/>
          <w:lang w:val="hu-HU"/>
        </w:rPr>
        <w:t>).</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proofErr w:type="spellStart"/>
      <w:r w:rsidRPr="005007B2">
        <w:rPr>
          <w:rFonts w:eastAsia="Times New Roman" w:cs="Arial"/>
          <w:i/>
          <w:iCs/>
          <w:color w:val="222222"/>
          <w:sz w:val="24"/>
          <w:szCs w:val="24"/>
          <w:lang w:val="hu-HU"/>
        </w:rPr>
        <w:t>Scrum</w:t>
      </w:r>
      <w:proofErr w:type="spellEnd"/>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4310ADC0" w14:textId="77777777" w:rsidR="000751F1" w:rsidRDefault="000751F1" w:rsidP="005007B2">
      <w:pPr>
        <w:shd w:val="clear" w:color="auto" w:fill="FFFFFF"/>
        <w:spacing w:before="120" w:after="120" w:line="360" w:lineRule="auto"/>
        <w:jc w:val="both"/>
        <w:rPr>
          <w:rFonts w:eastAsia="Times New Roman" w:cs="Arial"/>
          <w:color w:val="222222"/>
          <w:sz w:val="24"/>
          <w:szCs w:val="24"/>
          <w:lang w:val="hu-HU"/>
        </w:rPr>
      </w:pPr>
    </w:p>
    <w:p w14:paraId="71E67C1C" w14:textId="77777777" w:rsidR="000751F1" w:rsidRDefault="000751F1" w:rsidP="005007B2">
      <w:pPr>
        <w:shd w:val="clear" w:color="auto" w:fill="FFFFFF"/>
        <w:spacing w:before="120" w:after="120" w:line="360" w:lineRule="auto"/>
        <w:jc w:val="both"/>
        <w:rPr>
          <w:ins w:id="12" w:author="HUBER, HAJNALKA" w:date="2018-02-26T11:13:00Z"/>
          <w:rFonts w:eastAsia="Times New Roman" w:cs="Arial"/>
          <w:color w:val="222222"/>
          <w:sz w:val="24"/>
          <w:szCs w:val="24"/>
          <w:lang w:val="hu-HU"/>
        </w:rPr>
      </w:pPr>
    </w:p>
    <w:p w14:paraId="4E352D36" w14:textId="77777777" w:rsidR="006823D4" w:rsidRDefault="006823D4" w:rsidP="005007B2">
      <w:pPr>
        <w:shd w:val="clear" w:color="auto" w:fill="FFFFFF"/>
        <w:spacing w:before="120" w:after="120" w:line="360" w:lineRule="auto"/>
        <w:jc w:val="both"/>
        <w:rPr>
          <w:rFonts w:eastAsia="Times New Roman" w:cs="Arial"/>
          <w:color w:val="222222"/>
          <w:sz w:val="24"/>
          <w:szCs w:val="24"/>
          <w:lang w:val="hu-HU"/>
        </w:rPr>
      </w:pP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Hátrány: </w:t>
      </w:r>
    </w:p>
    <w:p w14:paraId="1CACA460" w14:textId="7C7EE315" w:rsidR="00D73AA9" w:rsidRPr="00701902" w:rsidRDefault="00C34946" w:rsidP="006823D4">
      <w:pPr>
        <w:shd w:val="clear" w:color="auto" w:fill="FFFFFF"/>
        <w:spacing w:before="120" w:after="120" w:line="360" w:lineRule="auto"/>
        <w:ind w:firstLine="284"/>
        <w:jc w:val="both"/>
        <w:rPr>
          <w:rFonts w:eastAsia="Times New Roman" w:cs="Arial"/>
          <w:color w:val="222222"/>
          <w:sz w:val="24"/>
          <w:szCs w:val="24"/>
          <w:lang w:val="hu-HU"/>
        </w:rPr>
      </w:pPr>
      <w:r>
        <w:rPr>
          <w:rFonts w:eastAsia="Times New Roman" w:cs="Arial"/>
          <w:color w:val="222222"/>
          <w:sz w:val="24"/>
          <w:szCs w:val="24"/>
          <w:lang w:val="hu-HU"/>
        </w:rPr>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w:t>
      </w:r>
      <w:r>
        <w:rPr>
          <w:rFonts w:eastAsia="Times New Roman" w:cs="Arial"/>
          <w:color w:val="222222"/>
          <w:sz w:val="24"/>
          <w:szCs w:val="24"/>
          <w:lang w:val="hu-HU"/>
        </w:rPr>
        <w:lastRenderedPageBreak/>
        <w:t xml:space="preserve">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32342473" w:rsidR="00AB59F5" w:rsidRPr="00DA52BF" w:rsidRDefault="00EC2A24" w:rsidP="006E4ABC">
      <w:pPr>
        <w:spacing w:before="360" w:line="360" w:lineRule="auto"/>
        <w:ind w:firstLine="207"/>
        <w:jc w:val="both"/>
        <w:rPr>
          <w:bCs/>
          <w:sz w:val="24"/>
          <w:szCs w:val="24"/>
          <w:lang w:val="hu-HU"/>
        </w:rPr>
      </w:pPr>
      <w:r w:rsidRPr="00DA52BF">
        <w:rPr>
          <w:bCs/>
          <w:sz w:val="24"/>
          <w:szCs w:val="24"/>
          <w:lang w:val="hu-HU"/>
        </w:rPr>
        <w:t>Mint már említettem</w:t>
      </w:r>
      <w:ins w:id="13" w:author="attila" w:date="2018-02-13T11:35:00Z">
        <w:r w:rsidR="000751F1">
          <w:rPr>
            <w:bCs/>
            <w:sz w:val="24"/>
            <w:szCs w:val="24"/>
            <w:lang w:val="hu-HU"/>
          </w:rPr>
          <w:t>,</w:t>
        </w:r>
      </w:ins>
      <w:r w:rsidRPr="00DA52BF">
        <w:rPr>
          <w:bCs/>
          <w:sz w:val="24"/>
          <w:szCs w:val="24"/>
          <w:lang w:val="hu-HU"/>
        </w:rPr>
        <w:t xml:space="preserve"> a </w:t>
      </w:r>
      <w:proofErr w:type="spellStart"/>
      <w:r w:rsidRPr="00DA52BF">
        <w:rPr>
          <w:bCs/>
          <w:sz w:val="24"/>
          <w:szCs w:val="24"/>
          <w:lang w:val="hu-HU"/>
        </w:rPr>
        <w:t>S</w:t>
      </w:r>
      <w:r w:rsidR="00B75E82" w:rsidRPr="00DA52BF">
        <w:rPr>
          <w:bCs/>
          <w:sz w:val="24"/>
          <w:szCs w:val="24"/>
          <w:lang w:val="hu-HU"/>
        </w:rPr>
        <w:t>crum</w:t>
      </w:r>
      <w:proofErr w:type="spellEnd"/>
      <w:r w:rsidR="00B75E82" w:rsidRPr="00DA52BF">
        <w:rPr>
          <w:bCs/>
          <w:sz w:val="24"/>
          <w:szCs w:val="24"/>
          <w:lang w:val="hu-HU"/>
        </w:rPr>
        <w:t xml:space="preserve">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életciklusába. Ezek a folyamatok nagyon sok követelményt is lefedhetnek, az igényeknek és a rendszer elvárásainak megfelelően. </w:t>
      </w:r>
    </w:p>
    <w:p w14:paraId="02683AD5" w14:textId="77777777" w:rsidR="00B75E82" w:rsidRPr="00DA52BF" w:rsidRDefault="00B75E82" w:rsidP="006E4ABC">
      <w:pPr>
        <w:spacing w:before="360" w:line="360" w:lineRule="auto"/>
        <w:ind w:firstLine="284"/>
        <w:jc w:val="both"/>
        <w:rPr>
          <w:bCs/>
          <w:sz w:val="24"/>
          <w:szCs w:val="24"/>
          <w:lang w:val="hu-HU"/>
        </w:rPr>
      </w:pPr>
      <w:r w:rsidRPr="00DA52BF">
        <w:rPr>
          <w:bCs/>
          <w:sz w:val="24"/>
          <w:szCs w:val="24"/>
          <w:lang w:val="hu-HU"/>
        </w:rPr>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Hatékonyság (pl.: több felhasználó, lekérdezés kezelése (</w:t>
      </w:r>
      <w:proofErr w:type="spellStart"/>
      <w:r w:rsidRPr="00DA52BF">
        <w:rPr>
          <w:bCs/>
          <w:sz w:val="24"/>
          <w:szCs w:val="24"/>
          <w:lang w:val="hu-HU"/>
        </w:rPr>
        <w:t>load</w:t>
      </w:r>
      <w:proofErr w:type="spellEnd"/>
      <w:r w:rsidRPr="00DA52BF">
        <w:rPr>
          <w:bCs/>
          <w:sz w:val="24"/>
          <w:szCs w:val="24"/>
          <w:lang w:val="hu-HU"/>
        </w:rPr>
        <w:t xml:space="preserve">),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6B0189AE" w14:textId="73ADC3C0" w:rsidR="00701902" w:rsidRPr="00551AAA" w:rsidRDefault="00965181" w:rsidP="00551AAA">
      <w:pPr>
        <w:pStyle w:val="ListParagraph"/>
        <w:numPr>
          <w:ilvl w:val="0"/>
          <w:numId w:val="4"/>
        </w:numPr>
        <w:spacing w:before="360" w:line="360" w:lineRule="auto"/>
        <w:jc w:val="both"/>
        <w:rPr>
          <w:bCs/>
          <w:sz w:val="24"/>
          <w:szCs w:val="24"/>
          <w:lang w:val="hu-HU"/>
        </w:rPr>
      </w:pPr>
      <w:proofErr w:type="spellStart"/>
      <w:r>
        <w:rPr>
          <w:bCs/>
          <w:sz w:val="24"/>
          <w:szCs w:val="24"/>
          <w:lang w:val="hu-HU"/>
        </w:rPr>
        <w:t>Portabilitás</w:t>
      </w:r>
      <w:proofErr w:type="spellEnd"/>
      <w:r w:rsidR="00EC2A24" w:rsidRPr="00DA52BF">
        <w:rPr>
          <w:bCs/>
          <w:sz w:val="24"/>
          <w:szCs w:val="24"/>
          <w:lang w:val="hu-HU"/>
        </w:rPr>
        <w:t xml:space="preserve"> (pl.: installálhatóság, helyettesíthetőség, együttműködés) [1]</w:t>
      </w:r>
      <w:r w:rsidR="00A32DC2">
        <w:rPr>
          <w:bCs/>
          <w:sz w:val="24"/>
          <w:szCs w:val="24"/>
          <w:lang w:val="hu-HU"/>
        </w:rPr>
        <w:t>.</w:t>
      </w:r>
    </w:p>
    <w:p w14:paraId="350BCB14" w14:textId="77777777" w:rsidR="00701902" w:rsidRDefault="00701902" w:rsidP="00DA52BF">
      <w:pPr>
        <w:pStyle w:val="ListParagraph"/>
        <w:spacing w:before="360" w:line="360" w:lineRule="auto"/>
        <w:ind w:left="1080"/>
        <w:jc w:val="both"/>
        <w:rPr>
          <w:bCs/>
          <w:sz w:val="24"/>
          <w:szCs w:val="24"/>
          <w:lang w:val="hu-HU"/>
        </w:rPr>
      </w:pPr>
    </w:p>
    <w:p w14:paraId="207A8347" w14:textId="77777777" w:rsidR="00701902" w:rsidRPr="00DA52BF" w:rsidRDefault="00701902" w:rsidP="00DA52BF">
      <w:pPr>
        <w:pStyle w:val="ListParagraph"/>
        <w:spacing w:before="360" w:line="360" w:lineRule="auto"/>
        <w:ind w:left="1080"/>
        <w:jc w:val="both"/>
        <w:rPr>
          <w:bCs/>
          <w:sz w:val="24"/>
          <w:szCs w:val="24"/>
          <w:lang w:val="hu-HU"/>
        </w:rPr>
      </w:pP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t>Tesztterv készítése</w:t>
      </w:r>
      <w:r w:rsidRPr="00DA52BF">
        <w:rPr>
          <w:b/>
          <w:bCs/>
          <w:sz w:val="36"/>
          <w:szCs w:val="36"/>
          <w:lang w:val="hu-HU"/>
        </w:rPr>
        <w:t xml:space="preserve"> </w:t>
      </w:r>
    </w:p>
    <w:p w14:paraId="1B0FEB79" w14:textId="77777777" w:rsidR="00EC2A24" w:rsidRPr="00D73AA9" w:rsidRDefault="00EC2A24" w:rsidP="006E4ABC">
      <w:pPr>
        <w:spacing w:before="360" w:line="360" w:lineRule="auto"/>
        <w:ind w:firstLine="273"/>
        <w:jc w:val="both"/>
        <w:rPr>
          <w:bCs/>
          <w:sz w:val="24"/>
          <w:szCs w:val="24"/>
          <w:lang w:val="hu-HU"/>
        </w:rPr>
      </w:pPr>
      <w:r w:rsidRPr="00D73AA9">
        <w:rPr>
          <w:bCs/>
          <w:sz w:val="24"/>
          <w:szCs w:val="24"/>
          <w:lang w:val="hu-HU"/>
        </w:rPr>
        <w:lastRenderedPageBreak/>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6E4ABC">
      <w:pPr>
        <w:spacing w:before="360" w:line="360" w:lineRule="auto"/>
        <w:ind w:firstLine="283"/>
        <w:jc w:val="both"/>
        <w:rPr>
          <w:bCs/>
          <w:sz w:val="24"/>
          <w:szCs w:val="24"/>
          <w:lang w:val="hu-HU"/>
        </w:rPr>
      </w:pPr>
      <w:r w:rsidRPr="00D73AA9">
        <w:rPr>
          <w:bCs/>
          <w:sz w:val="24"/>
          <w:szCs w:val="24"/>
          <w:lang w:val="hu-HU"/>
        </w:rPr>
        <w:t xml:space="preserve">A tesztelés tervezésénél, meg kell határozni, hogy a mely tesztek mely életciklusban hajtódnak végre és az ehhez tartozó környezetről és erőforrásokról is gondoskodni kell. Egy </w:t>
      </w:r>
      <w:proofErr w:type="spellStart"/>
      <w:r w:rsidRPr="00D73AA9">
        <w:rPr>
          <w:bCs/>
          <w:sz w:val="24"/>
          <w:szCs w:val="24"/>
          <w:lang w:val="hu-HU"/>
        </w:rPr>
        <w:t>egy</w:t>
      </w:r>
      <w:proofErr w:type="spellEnd"/>
      <w:r w:rsidRPr="00D73AA9">
        <w:rPr>
          <w:bCs/>
          <w:sz w:val="24"/>
          <w:szCs w:val="24"/>
          <w:lang w:val="hu-HU"/>
        </w:rPr>
        <w:t xml:space="preserve">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részei összemosódnak az iterációk során. Fontos továbbá meghatározni, hogy mikor nevezünk egy tesztelést késznek, mik a kilépési kritériumok. </w:t>
      </w:r>
    </w:p>
    <w:p w14:paraId="54E027F1" w14:textId="42E0EECB" w:rsidR="00701902" w:rsidRDefault="00551AAA" w:rsidP="006E4ABC">
      <w:pPr>
        <w:spacing w:before="360" w:line="360" w:lineRule="auto"/>
        <w:ind w:firstLine="283"/>
        <w:jc w:val="both"/>
        <w:rPr>
          <w:ins w:id="14" w:author="attila" w:date="2018-02-13T11:46:00Z"/>
          <w:bCs/>
          <w:sz w:val="24"/>
          <w:szCs w:val="24"/>
          <w:lang w:val="hu-HU"/>
        </w:rPr>
      </w:pPr>
      <w:r>
        <w:rPr>
          <w:bCs/>
          <w:sz w:val="24"/>
          <w:szCs w:val="24"/>
          <w:lang w:val="hu-HU"/>
        </w:rPr>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 xml:space="preserve">Teszteszközöm pedig a Selenium webdriver lesz </w:t>
      </w:r>
      <w:proofErr w:type="spellStart"/>
      <w:r w:rsidR="00CF5A3D" w:rsidRPr="00D73AA9">
        <w:rPr>
          <w:bCs/>
          <w:sz w:val="24"/>
          <w:szCs w:val="24"/>
          <w:lang w:val="hu-HU"/>
        </w:rPr>
        <w:t>Eclipse</w:t>
      </w:r>
      <w:proofErr w:type="spellEnd"/>
      <w:r w:rsidR="00CF5A3D" w:rsidRPr="00D73AA9">
        <w:rPr>
          <w:bCs/>
          <w:sz w:val="24"/>
          <w:szCs w:val="24"/>
          <w:lang w:val="hu-HU"/>
        </w:rPr>
        <w:t xml:space="preserve"> fejlesztői környezetben. Mivel a munkám célja a web alapú tesztelés bemutatása, így itt kilépési kritériumot ne</w:t>
      </w:r>
      <w:r>
        <w:rPr>
          <w:bCs/>
          <w:sz w:val="24"/>
          <w:szCs w:val="24"/>
          <w:lang w:val="hu-HU"/>
        </w:rPr>
        <w:t>m fogalmazok meg.</w:t>
      </w:r>
    </w:p>
    <w:p w14:paraId="3FABE9D3" w14:textId="77777777" w:rsidR="00EF59E4" w:rsidRDefault="00EF59E4" w:rsidP="00551AAA">
      <w:pPr>
        <w:spacing w:before="360" w:line="360" w:lineRule="auto"/>
        <w:ind w:left="284" w:firstLine="283"/>
        <w:jc w:val="both"/>
        <w:rPr>
          <w:ins w:id="15" w:author="attila" w:date="2018-02-13T11:46:00Z"/>
          <w:bCs/>
          <w:sz w:val="24"/>
          <w:szCs w:val="24"/>
          <w:lang w:val="hu-HU"/>
        </w:rPr>
      </w:pPr>
    </w:p>
    <w:p w14:paraId="41361CD1" w14:textId="77777777" w:rsidR="00EF59E4" w:rsidRPr="00551AAA" w:rsidRDefault="00EF59E4" w:rsidP="00551AAA">
      <w:pPr>
        <w:spacing w:before="360" w:line="360" w:lineRule="auto"/>
        <w:ind w:left="284" w:firstLine="283"/>
        <w:jc w:val="both"/>
        <w:rPr>
          <w:bCs/>
          <w:sz w:val="24"/>
          <w:szCs w:val="24"/>
          <w:lang w:val="hu-HU"/>
        </w:rPr>
      </w:pP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t>3.2. Tesztelési módszertanok</w:t>
      </w:r>
    </w:p>
    <w:p w14:paraId="7CFCA99B" w14:textId="7D0E0527" w:rsidR="00CF5A3D" w:rsidRDefault="00BA7801" w:rsidP="006E4ABC">
      <w:pPr>
        <w:spacing w:before="360" w:line="360" w:lineRule="auto"/>
        <w:ind w:firstLine="360"/>
        <w:jc w:val="both"/>
        <w:rPr>
          <w:sz w:val="24"/>
          <w:szCs w:val="24"/>
          <w:lang w:val="hu-HU"/>
        </w:rPr>
      </w:pPr>
      <w:r w:rsidRPr="00D73AA9">
        <w:rPr>
          <w:sz w:val="24"/>
          <w:szCs w:val="24"/>
          <w:lang w:val="hu-HU"/>
        </w:rPr>
        <w:lastRenderedPageBreak/>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ins w:id="16" w:author="HUBER, HAJNALKA" w:date="2018-02-26T09:46:00Z">
        <w:r w:rsidR="006E4ABC">
          <w:rPr>
            <w:sz w:val="24"/>
            <w:szCs w:val="24"/>
            <w:lang w:val="hu-HU"/>
          </w:rPr>
          <w:t xml:space="preserve"> [7]</w:t>
        </w:r>
      </w:ins>
    </w:p>
    <w:p w14:paraId="040395B3" w14:textId="77777777" w:rsidR="00701902" w:rsidRDefault="00701902" w:rsidP="00DA52BF">
      <w:pPr>
        <w:spacing w:before="360" w:line="360" w:lineRule="auto"/>
        <w:ind w:left="360" w:firstLine="360"/>
        <w:jc w:val="both"/>
        <w:rPr>
          <w:sz w:val="24"/>
          <w:szCs w:val="24"/>
          <w:lang w:val="hu-HU"/>
        </w:rPr>
      </w:pPr>
      <w:r>
        <w:rPr>
          <w:noProof/>
        </w:rPr>
        <w:drawing>
          <wp:inline distT="0" distB="0" distL="0" distR="0" wp14:anchorId="2ED178EB" wp14:editId="5B04F26D">
            <wp:extent cx="5164346"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298" cy="3213551"/>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5A9FC15A"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lastRenderedPageBreak/>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w:t>
      </w:r>
      <w:proofErr w:type="spellStart"/>
      <w:r>
        <w:rPr>
          <w:sz w:val="24"/>
          <w:szCs w:val="24"/>
          <w:lang w:val="hu-HU"/>
        </w:rPr>
        <w:t>review</w:t>
      </w:r>
      <w:proofErr w:type="spellEnd"/>
      <w:r>
        <w:rPr>
          <w:sz w:val="24"/>
          <w:szCs w:val="24"/>
          <w:lang w:val="hu-HU"/>
        </w:rPr>
        <w:t>)</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428036BD" w:rsidR="00C844B2" w:rsidRDefault="00C844B2" w:rsidP="004229EE">
      <w:pPr>
        <w:spacing w:before="360" w:line="360" w:lineRule="auto"/>
        <w:ind w:firstLine="284"/>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proofErr w:type="spellStart"/>
      <w:r w:rsidR="00965181">
        <w:rPr>
          <w:sz w:val="24"/>
          <w:szCs w:val="24"/>
          <w:lang w:val="hu-HU"/>
        </w:rPr>
        <w:t>feketedoboz</w:t>
      </w:r>
      <w:proofErr w:type="spellEnd"/>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 xml:space="preserve">A </w:t>
      </w:r>
      <w:proofErr w:type="spellStart"/>
      <w:r w:rsidR="008B6538">
        <w:rPr>
          <w:i/>
          <w:lang w:val="hu-HU"/>
        </w:rPr>
        <w:t>feketedoboz</w:t>
      </w:r>
      <w:proofErr w:type="spellEnd"/>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67D523A0"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lastRenderedPageBreak/>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w:t>
      </w:r>
      <w:del w:id="17" w:author="attila" w:date="2018-02-13T11:48:00Z">
        <w:r w:rsidRPr="00941C5F" w:rsidDel="00EF59E4">
          <w:rPr>
            <w:rFonts w:cs="Times New Roman"/>
            <w:color w:val="000000"/>
            <w:sz w:val="24"/>
            <w:szCs w:val="24"/>
            <w:lang w:val="hu-HU"/>
          </w:rPr>
          <w:delText>.</w:delText>
        </w:r>
      </w:del>
      <w:r w:rsidRPr="00941C5F">
        <w:rPr>
          <w:rFonts w:cs="Times New Roman"/>
          <w:color w:val="000000"/>
          <w:sz w:val="24"/>
          <w:szCs w:val="24"/>
          <w:lang w:val="hu-HU"/>
        </w:rPr>
        <w:t xml:space="preserve"> [8]</w:t>
      </w:r>
      <w:ins w:id="18" w:author="attila" w:date="2018-02-13T11:48:00Z">
        <w:r w:rsidR="00EF59E4">
          <w:rPr>
            <w:rFonts w:cs="Times New Roman"/>
            <w:color w:val="000000"/>
            <w:sz w:val="24"/>
            <w:szCs w:val="24"/>
            <w:lang w:val="hu-HU"/>
          </w:rPr>
          <w:t>.</w:t>
        </w:r>
      </w:ins>
      <w:r w:rsidRPr="00941C5F">
        <w:rPr>
          <w:rFonts w:cs="Times New Roman"/>
          <w:color w:val="000000"/>
          <w:sz w:val="24"/>
          <w:szCs w:val="24"/>
          <w:lang w:val="hu-HU"/>
        </w:rPr>
        <w:t xml:space="preserve"> A tesztelés alkalmával ezt a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6E4ABC">
      <w:pPr>
        <w:spacing w:before="360" w:line="360" w:lineRule="auto"/>
        <w:ind w:firstLine="284"/>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6E4ABC">
      <w:pPr>
        <w:spacing w:before="360" w:line="360" w:lineRule="auto"/>
        <w:ind w:firstLine="284"/>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4EA85AAC"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w:t>
      </w:r>
      <w:ins w:id="19" w:author="HUBER, HAJNALKA" w:date="2018-02-26T09:43:00Z">
        <w:r w:rsidR="006E4ABC">
          <w:rPr>
            <w:sz w:val="24"/>
            <w:szCs w:val="24"/>
            <w:u w:val="single"/>
            <w:lang w:val="hu-HU"/>
          </w:rPr>
          <w:t>[</w:t>
        </w:r>
      </w:ins>
      <w:del w:id="20" w:author="HUBER, HAJNALKA" w:date="2018-02-26T09:43:00Z">
        <w:r w:rsidR="005F2899" w:rsidDel="006E4ABC">
          <w:rPr>
            <w:sz w:val="24"/>
            <w:szCs w:val="24"/>
            <w:u w:val="single"/>
            <w:lang w:val="hu-HU"/>
          </w:rPr>
          <w:delText>(</w:delText>
        </w:r>
      </w:del>
      <w:r w:rsidR="005F2899">
        <w:rPr>
          <w:sz w:val="24"/>
          <w:szCs w:val="24"/>
          <w:u w:val="single"/>
          <w:lang w:val="hu-HU"/>
        </w:rPr>
        <w:t>9</w:t>
      </w:r>
      <w:ins w:id="21" w:author="HUBER, HAJNALKA" w:date="2018-02-26T09:43:00Z">
        <w:r w:rsidR="006E4ABC">
          <w:rPr>
            <w:sz w:val="24"/>
            <w:szCs w:val="24"/>
            <w:u w:val="single"/>
            <w:lang w:val="hu-HU"/>
          </w:rPr>
          <w:t>]</w:t>
        </w:r>
      </w:ins>
      <w:del w:id="22"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 xml:space="preserve">Sok olyan teszt van, ami nem tesztelhető manuálisan pl.: </w:t>
            </w:r>
            <w:proofErr w:type="spellStart"/>
            <w:r>
              <w:rPr>
                <w:sz w:val="24"/>
                <w:szCs w:val="24"/>
                <w:lang w:val="hu-HU"/>
              </w:rPr>
              <w:t>performancia</w:t>
            </w:r>
            <w:proofErr w:type="spellEnd"/>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9F7E68"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Del="006823D4" w:rsidRDefault="00551AAA" w:rsidP="00941C5F">
      <w:pPr>
        <w:spacing w:before="360" w:line="360" w:lineRule="auto"/>
        <w:jc w:val="both"/>
        <w:rPr>
          <w:del w:id="23" w:author="HUBER, HAJNALKA" w:date="2018-02-26T11:13:00Z"/>
          <w:sz w:val="24"/>
          <w:szCs w:val="24"/>
          <w:u w:val="single"/>
          <w:lang w:val="hu-HU"/>
        </w:rPr>
      </w:pPr>
    </w:p>
    <w:p w14:paraId="6313CA54" w14:textId="77777777" w:rsidR="00551AAA" w:rsidDel="006823D4" w:rsidRDefault="00551AAA" w:rsidP="00941C5F">
      <w:pPr>
        <w:spacing w:before="360" w:line="360" w:lineRule="auto"/>
        <w:jc w:val="both"/>
        <w:rPr>
          <w:del w:id="24" w:author="HUBER, HAJNALKA" w:date="2018-02-26T11:13:00Z"/>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69F4841E" w:rsidR="000009C5" w:rsidRDefault="00781381" w:rsidP="00941C5F">
      <w:pPr>
        <w:spacing w:before="360" w:line="360" w:lineRule="auto"/>
        <w:jc w:val="both"/>
        <w:rPr>
          <w:sz w:val="24"/>
          <w:szCs w:val="24"/>
          <w:u w:val="single"/>
          <w:lang w:val="hu-HU"/>
        </w:rPr>
      </w:pPr>
      <w:r w:rsidRPr="00781381">
        <w:rPr>
          <w:sz w:val="24"/>
          <w:szCs w:val="24"/>
          <w:u w:val="single"/>
          <w:lang w:val="hu-HU"/>
        </w:rPr>
        <w:t>Automatizált tesztelés előnyei és hátrányai</w:t>
      </w:r>
      <w:r w:rsidR="005F2899">
        <w:rPr>
          <w:sz w:val="24"/>
          <w:szCs w:val="24"/>
          <w:u w:val="single"/>
          <w:lang w:val="hu-HU"/>
        </w:rPr>
        <w:t xml:space="preserve"> </w:t>
      </w:r>
      <w:ins w:id="25" w:author="HUBER, HAJNALKA" w:date="2018-02-26T09:43:00Z">
        <w:r w:rsidR="006E4ABC">
          <w:rPr>
            <w:sz w:val="24"/>
            <w:szCs w:val="24"/>
            <w:u w:val="single"/>
            <w:lang w:val="hu-HU"/>
          </w:rPr>
          <w:t>[</w:t>
        </w:r>
      </w:ins>
      <w:del w:id="26" w:author="HUBER, HAJNALKA" w:date="2018-02-26T09:43:00Z">
        <w:r w:rsidR="005F2899" w:rsidDel="006E4ABC">
          <w:rPr>
            <w:sz w:val="24"/>
            <w:szCs w:val="24"/>
            <w:u w:val="single"/>
            <w:lang w:val="hu-HU"/>
          </w:rPr>
          <w:delText>(</w:delText>
        </w:r>
      </w:del>
      <w:r w:rsidR="005F2899">
        <w:rPr>
          <w:sz w:val="24"/>
          <w:szCs w:val="24"/>
          <w:u w:val="single"/>
          <w:lang w:val="hu-HU"/>
        </w:rPr>
        <w:t>9</w:t>
      </w:r>
      <w:ins w:id="27" w:author="HUBER, HAJNALKA" w:date="2018-02-26T09:43:00Z">
        <w:r w:rsidR="006E4ABC">
          <w:rPr>
            <w:sz w:val="24"/>
            <w:szCs w:val="24"/>
            <w:u w:val="single"/>
            <w:lang w:val="hu-HU"/>
          </w:rPr>
          <w:t>]</w:t>
        </w:r>
      </w:ins>
      <w:del w:id="28" w:author="HUBER, HAJNALKA" w:date="2018-02-26T09:43:00Z">
        <w:r w:rsidR="005F2899" w:rsidDel="006E4ABC">
          <w:rPr>
            <w:sz w:val="24"/>
            <w:szCs w:val="24"/>
            <w:u w:val="single"/>
            <w:lang w:val="hu-HU"/>
          </w:rPr>
          <w:delText>)</w:delText>
        </w:r>
      </w:del>
      <w:r w:rsidRPr="00781381">
        <w:rPr>
          <w:sz w:val="24"/>
          <w:szCs w:val="24"/>
          <w:u w:val="single"/>
          <w:lang w:val="hu-HU"/>
        </w:rPr>
        <w:t xml:space="preserve">: </w:t>
      </w:r>
    </w:p>
    <w:tbl>
      <w:tblPr>
        <w:tblStyle w:val="TableGrid"/>
        <w:tblW w:w="9598" w:type="dxa"/>
        <w:tblLook w:val="04A0" w:firstRow="1" w:lastRow="0" w:firstColumn="1" w:lastColumn="0" w:noHBand="0" w:noVBand="1"/>
        <w:tblPrChange w:id="29" w:author="attila" w:date="2018-02-13T12:03:00Z">
          <w:tblPr>
            <w:tblStyle w:val="TableGrid"/>
            <w:tblW w:w="0" w:type="auto"/>
            <w:tblLook w:val="04A0" w:firstRow="1" w:lastRow="0" w:firstColumn="1" w:lastColumn="0" w:noHBand="0" w:noVBand="1"/>
          </w:tblPr>
        </w:tblPrChange>
      </w:tblPr>
      <w:tblGrid>
        <w:gridCol w:w="4799"/>
        <w:gridCol w:w="4799"/>
        <w:tblGridChange w:id="30">
          <w:tblGrid>
            <w:gridCol w:w="4675"/>
            <w:gridCol w:w="4675"/>
          </w:tblGrid>
        </w:tblGridChange>
      </w:tblGrid>
      <w:tr w:rsidR="00781381" w14:paraId="61937BA5" w14:textId="77777777" w:rsidTr="00CF1D1E">
        <w:trPr>
          <w:trHeight w:val="620"/>
        </w:trPr>
        <w:tc>
          <w:tcPr>
            <w:tcW w:w="4799" w:type="dxa"/>
            <w:tcPrChange w:id="31" w:author="attila" w:date="2018-02-13T12:03:00Z">
              <w:tcPr>
                <w:tcW w:w="4675" w:type="dxa"/>
              </w:tcPr>
            </w:tcPrChange>
          </w:tcPr>
          <w:p w14:paraId="737B76B9" w14:textId="77777777" w:rsidR="00781381" w:rsidRPr="00781381" w:rsidRDefault="00781381">
            <w:pPr>
              <w:spacing w:line="360" w:lineRule="auto"/>
              <w:jc w:val="center"/>
              <w:rPr>
                <w:b/>
                <w:sz w:val="24"/>
                <w:szCs w:val="24"/>
                <w:lang w:val="hu-HU"/>
              </w:rPr>
              <w:pPrChange w:id="32" w:author="attila" w:date="2018-02-13T12:03:00Z">
                <w:pPr>
                  <w:spacing w:before="360" w:line="360" w:lineRule="auto"/>
                  <w:jc w:val="center"/>
                </w:pPr>
              </w:pPrChange>
            </w:pPr>
            <w:r w:rsidRPr="00781381">
              <w:rPr>
                <w:b/>
                <w:sz w:val="24"/>
                <w:szCs w:val="24"/>
                <w:lang w:val="hu-HU"/>
              </w:rPr>
              <w:t>Előny</w:t>
            </w:r>
          </w:p>
        </w:tc>
        <w:tc>
          <w:tcPr>
            <w:tcW w:w="4799" w:type="dxa"/>
            <w:tcPrChange w:id="33" w:author="attila" w:date="2018-02-13T12:03:00Z">
              <w:tcPr>
                <w:tcW w:w="4675" w:type="dxa"/>
              </w:tcPr>
            </w:tcPrChange>
          </w:tcPr>
          <w:p w14:paraId="62869F20" w14:textId="77777777" w:rsidR="00781381" w:rsidRPr="00781381" w:rsidRDefault="00781381">
            <w:pPr>
              <w:spacing w:line="360" w:lineRule="auto"/>
              <w:jc w:val="center"/>
              <w:rPr>
                <w:b/>
                <w:sz w:val="24"/>
                <w:szCs w:val="24"/>
                <w:lang w:val="hu-HU"/>
              </w:rPr>
              <w:pPrChange w:id="34" w:author="attila" w:date="2018-02-13T12:03:00Z">
                <w:pPr>
                  <w:spacing w:before="360" w:line="360" w:lineRule="auto"/>
                  <w:jc w:val="center"/>
                </w:pPr>
              </w:pPrChange>
            </w:pPr>
            <w:r w:rsidRPr="00781381">
              <w:rPr>
                <w:b/>
                <w:sz w:val="24"/>
                <w:szCs w:val="24"/>
                <w:lang w:val="hu-HU"/>
              </w:rPr>
              <w:t>Hátrány</w:t>
            </w:r>
          </w:p>
        </w:tc>
      </w:tr>
      <w:tr w:rsidR="00781381" w14:paraId="621071E8" w14:textId="77777777" w:rsidTr="00CF1D1E">
        <w:trPr>
          <w:trHeight w:val="620"/>
        </w:trPr>
        <w:tc>
          <w:tcPr>
            <w:tcW w:w="4799" w:type="dxa"/>
            <w:tcPrChange w:id="35" w:author="attila" w:date="2018-02-13T12:03:00Z">
              <w:tcPr>
                <w:tcW w:w="4675" w:type="dxa"/>
              </w:tcPr>
            </w:tcPrChange>
          </w:tcPr>
          <w:p w14:paraId="71FB4DCB" w14:textId="77777777" w:rsidR="00781381" w:rsidRPr="005721C7" w:rsidRDefault="005721C7">
            <w:pPr>
              <w:spacing w:line="360" w:lineRule="auto"/>
              <w:jc w:val="center"/>
              <w:rPr>
                <w:sz w:val="24"/>
                <w:szCs w:val="24"/>
                <w:lang w:val="hu-HU"/>
              </w:rPr>
              <w:pPrChange w:id="36" w:author="attila" w:date="2018-02-13T12:03:00Z">
                <w:pPr>
                  <w:spacing w:before="360" w:line="360" w:lineRule="auto"/>
                  <w:jc w:val="center"/>
                </w:pPr>
              </w:pPrChange>
            </w:pPr>
            <w:r>
              <w:rPr>
                <w:sz w:val="24"/>
                <w:szCs w:val="24"/>
                <w:lang w:val="hu-HU"/>
              </w:rPr>
              <w:t>Tesztesetek futtatása gyors és hatékony</w:t>
            </w:r>
          </w:p>
        </w:tc>
        <w:tc>
          <w:tcPr>
            <w:tcW w:w="4799" w:type="dxa"/>
            <w:tcPrChange w:id="37" w:author="attila" w:date="2018-02-13T12:03:00Z">
              <w:tcPr>
                <w:tcW w:w="4675" w:type="dxa"/>
              </w:tcPr>
            </w:tcPrChange>
          </w:tcPr>
          <w:p w14:paraId="50E45151" w14:textId="77777777" w:rsidR="00781381" w:rsidRPr="005721C7" w:rsidRDefault="005721C7">
            <w:pPr>
              <w:spacing w:line="360" w:lineRule="auto"/>
              <w:jc w:val="center"/>
              <w:rPr>
                <w:sz w:val="24"/>
                <w:szCs w:val="24"/>
                <w:lang w:val="hu-HU"/>
              </w:rPr>
              <w:pPrChange w:id="38" w:author="attila" w:date="2018-02-13T12:03:00Z">
                <w:pPr>
                  <w:spacing w:before="360" w:line="360" w:lineRule="auto"/>
                  <w:jc w:val="center"/>
                </w:pPr>
              </w:pPrChange>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9F7E68" w14:paraId="29F8639D" w14:textId="77777777" w:rsidTr="00CF1D1E">
        <w:trPr>
          <w:trHeight w:val="620"/>
        </w:trPr>
        <w:tc>
          <w:tcPr>
            <w:tcW w:w="4799" w:type="dxa"/>
            <w:tcPrChange w:id="39" w:author="attila" w:date="2018-02-13T12:03:00Z">
              <w:tcPr>
                <w:tcW w:w="4675" w:type="dxa"/>
              </w:tcPr>
            </w:tcPrChange>
          </w:tcPr>
          <w:p w14:paraId="2BEEB72F" w14:textId="77777777" w:rsidR="00781381" w:rsidRPr="005721C7" w:rsidRDefault="005721C7">
            <w:pPr>
              <w:spacing w:line="360" w:lineRule="auto"/>
              <w:jc w:val="center"/>
              <w:rPr>
                <w:sz w:val="24"/>
                <w:szCs w:val="24"/>
                <w:lang w:val="hu-HU"/>
              </w:rPr>
              <w:pPrChange w:id="40" w:author="attila" w:date="2018-02-13T12:03:00Z">
                <w:pPr>
                  <w:spacing w:before="360" w:line="360" w:lineRule="auto"/>
                  <w:jc w:val="center"/>
                </w:pPr>
              </w:pPrChange>
            </w:pPr>
            <w:r>
              <w:rPr>
                <w:sz w:val="24"/>
                <w:szCs w:val="24"/>
                <w:lang w:val="hu-HU"/>
              </w:rPr>
              <w:t>Hosszú távon költséghatékonyabb</w:t>
            </w:r>
          </w:p>
        </w:tc>
        <w:tc>
          <w:tcPr>
            <w:tcW w:w="4799" w:type="dxa"/>
            <w:tcPrChange w:id="41" w:author="attila" w:date="2018-02-13T12:03:00Z">
              <w:tcPr>
                <w:tcW w:w="4675" w:type="dxa"/>
              </w:tcPr>
            </w:tcPrChange>
          </w:tcPr>
          <w:p w14:paraId="7FF6611C" w14:textId="77777777" w:rsidR="00781381" w:rsidRPr="005721C7" w:rsidRDefault="008D5583">
            <w:pPr>
              <w:spacing w:line="360" w:lineRule="auto"/>
              <w:jc w:val="center"/>
              <w:rPr>
                <w:sz w:val="24"/>
                <w:szCs w:val="24"/>
                <w:lang w:val="hu-HU"/>
              </w:rPr>
              <w:pPrChange w:id="42" w:author="attila" w:date="2018-02-13T12:03:00Z">
                <w:pPr>
                  <w:spacing w:before="360" w:line="360" w:lineRule="auto"/>
                  <w:jc w:val="center"/>
                </w:pPr>
              </w:pPrChange>
            </w:pPr>
            <w:r>
              <w:rPr>
                <w:sz w:val="24"/>
                <w:szCs w:val="24"/>
                <w:lang w:val="hu-HU"/>
              </w:rPr>
              <w:t>Hiba esetén időigényes lehet az újra futtatás</w:t>
            </w:r>
          </w:p>
        </w:tc>
      </w:tr>
      <w:tr w:rsidR="00781381" w:rsidRPr="009F7E68" w14:paraId="61EA0C6C" w14:textId="77777777" w:rsidTr="00CF1D1E">
        <w:trPr>
          <w:trHeight w:val="962"/>
        </w:trPr>
        <w:tc>
          <w:tcPr>
            <w:tcW w:w="4799" w:type="dxa"/>
            <w:tcPrChange w:id="43" w:author="attila" w:date="2018-02-13T12:03:00Z">
              <w:tcPr>
                <w:tcW w:w="4675" w:type="dxa"/>
              </w:tcPr>
            </w:tcPrChange>
          </w:tcPr>
          <w:p w14:paraId="39123C00" w14:textId="77777777" w:rsidR="00781381" w:rsidRPr="005721C7" w:rsidRDefault="005721C7">
            <w:pPr>
              <w:spacing w:line="360" w:lineRule="auto"/>
              <w:jc w:val="center"/>
              <w:rPr>
                <w:sz w:val="24"/>
                <w:szCs w:val="24"/>
                <w:lang w:val="hu-HU"/>
              </w:rPr>
              <w:pPrChange w:id="44" w:author="attila" w:date="2018-02-13T12:03:00Z">
                <w:pPr>
                  <w:spacing w:before="360" w:line="360" w:lineRule="auto"/>
                  <w:jc w:val="center"/>
                </w:pPr>
              </w:pPrChange>
            </w:pPr>
            <w:r>
              <w:rPr>
                <w:sz w:val="24"/>
                <w:szCs w:val="24"/>
                <w:lang w:val="hu-HU"/>
              </w:rPr>
              <w:t>Érdekesebb munka ezért a hibázás lehetősége is kisebb</w:t>
            </w:r>
          </w:p>
        </w:tc>
        <w:tc>
          <w:tcPr>
            <w:tcW w:w="4799" w:type="dxa"/>
            <w:tcPrChange w:id="45" w:author="attila" w:date="2018-02-13T12:03:00Z">
              <w:tcPr>
                <w:tcW w:w="4675" w:type="dxa"/>
              </w:tcPr>
            </w:tcPrChange>
          </w:tcPr>
          <w:p w14:paraId="0B94AE29" w14:textId="77777777" w:rsidR="008D5583" w:rsidRPr="005721C7" w:rsidRDefault="008D5583">
            <w:pPr>
              <w:spacing w:line="360" w:lineRule="auto"/>
              <w:jc w:val="center"/>
              <w:rPr>
                <w:sz w:val="24"/>
                <w:szCs w:val="24"/>
                <w:lang w:val="hu-HU"/>
              </w:rPr>
              <w:pPrChange w:id="46" w:author="attila" w:date="2018-02-13T12:03:00Z">
                <w:pPr>
                  <w:spacing w:before="360" w:line="360" w:lineRule="auto"/>
                  <w:jc w:val="center"/>
                </w:pPr>
              </w:pPrChange>
            </w:pPr>
            <w:r>
              <w:rPr>
                <w:sz w:val="24"/>
                <w:szCs w:val="24"/>
                <w:lang w:val="hu-HU"/>
              </w:rPr>
              <w:t>Az eszközöknek vannak korlátai, nem minden tesztelhető automatikusan</w:t>
            </w:r>
          </w:p>
        </w:tc>
      </w:tr>
      <w:tr w:rsidR="005721C7" w14:paraId="11869643" w14:textId="77777777" w:rsidTr="00CF1D1E">
        <w:trPr>
          <w:trHeight w:val="620"/>
        </w:trPr>
        <w:tc>
          <w:tcPr>
            <w:tcW w:w="4799" w:type="dxa"/>
            <w:tcPrChange w:id="47" w:author="attila" w:date="2018-02-13T12:03:00Z">
              <w:tcPr>
                <w:tcW w:w="4675" w:type="dxa"/>
              </w:tcPr>
            </w:tcPrChange>
          </w:tcPr>
          <w:p w14:paraId="6AEB678B" w14:textId="77777777" w:rsidR="005721C7" w:rsidRDefault="00BE060F">
            <w:pPr>
              <w:spacing w:line="360" w:lineRule="auto"/>
              <w:jc w:val="center"/>
              <w:rPr>
                <w:sz w:val="24"/>
                <w:szCs w:val="24"/>
                <w:lang w:val="hu-HU"/>
              </w:rPr>
              <w:pPrChange w:id="48" w:author="attila" w:date="2018-02-13T12:03:00Z">
                <w:pPr>
                  <w:spacing w:before="360" w:line="360" w:lineRule="auto"/>
                  <w:jc w:val="center"/>
                </w:pPr>
              </w:pPrChange>
            </w:pPr>
            <w:r>
              <w:rPr>
                <w:sz w:val="24"/>
                <w:szCs w:val="24"/>
                <w:lang w:val="hu-HU"/>
              </w:rPr>
              <w:t xml:space="preserve">Bárki </w:t>
            </w:r>
            <w:r w:rsidR="008D5583">
              <w:rPr>
                <w:sz w:val="24"/>
                <w:szCs w:val="24"/>
                <w:lang w:val="hu-HU"/>
              </w:rPr>
              <w:t>láthatja az eredményeket</w:t>
            </w:r>
          </w:p>
        </w:tc>
        <w:tc>
          <w:tcPr>
            <w:tcW w:w="4799" w:type="dxa"/>
            <w:tcPrChange w:id="49" w:author="attila" w:date="2018-02-13T12:03:00Z">
              <w:tcPr>
                <w:tcW w:w="4675" w:type="dxa"/>
              </w:tcPr>
            </w:tcPrChange>
          </w:tcPr>
          <w:p w14:paraId="63F0374E" w14:textId="77777777" w:rsidR="005721C7" w:rsidRPr="005721C7" w:rsidRDefault="00C566DB">
            <w:pPr>
              <w:spacing w:line="360" w:lineRule="auto"/>
              <w:jc w:val="center"/>
              <w:rPr>
                <w:sz w:val="24"/>
                <w:szCs w:val="24"/>
                <w:lang w:val="hu-HU"/>
              </w:rPr>
              <w:pPrChange w:id="50" w:author="attila" w:date="2018-02-13T12:03:00Z">
                <w:pPr>
                  <w:spacing w:before="360" w:line="360" w:lineRule="auto"/>
                  <w:jc w:val="center"/>
                </w:pPr>
              </w:pPrChange>
            </w:pPr>
            <w:r>
              <w:rPr>
                <w:sz w:val="24"/>
                <w:szCs w:val="24"/>
                <w:lang w:val="hu-HU"/>
              </w:rPr>
              <w:t>Programozói tudást igényel</w:t>
            </w:r>
          </w:p>
        </w:tc>
      </w:tr>
      <w:tr w:rsidR="008D5583" w14:paraId="15E76BCA" w14:textId="77777777" w:rsidTr="00CF1D1E">
        <w:trPr>
          <w:trHeight w:val="620"/>
        </w:trPr>
        <w:tc>
          <w:tcPr>
            <w:tcW w:w="4799" w:type="dxa"/>
            <w:tcPrChange w:id="51" w:author="attila" w:date="2018-02-13T12:03:00Z">
              <w:tcPr>
                <w:tcW w:w="4675" w:type="dxa"/>
              </w:tcPr>
            </w:tcPrChange>
          </w:tcPr>
          <w:p w14:paraId="733F4388" w14:textId="358FB4ED" w:rsidR="008D5583" w:rsidRDefault="008D5583">
            <w:pPr>
              <w:spacing w:line="360" w:lineRule="auto"/>
              <w:jc w:val="center"/>
              <w:rPr>
                <w:sz w:val="24"/>
                <w:szCs w:val="24"/>
                <w:lang w:val="hu-HU"/>
              </w:rPr>
              <w:pPrChange w:id="52" w:author="attila" w:date="2018-02-13T12:03:00Z">
                <w:pPr>
                  <w:spacing w:before="360" w:line="360" w:lineRule="auto"/>
                  <w:jc w:val="center"/>
                </w:pPr>
              </w:pPrChange>
            </w:pPr>
            <w:r>
              <w:rPr>
                <w:sz w:val="24"/>
                <w:szCs w:val="24"/>
                <w:lang w:val="hu-HU"/>
              </w:rPr>
              <w:t xml:space="preserve">Automatikus </w:t>
            </w:r>
            <w:proofErr w:type="spellStart"/>
            <w:r>
              <w:rPr>
                <w:sz w:val="24"/>
                <w:szCs w:val="24"/>
                <w:lang w:val="hu-HU"/>
              </w:rPr>
              <w:t>r</w:t>
            </w:r>
            <w:ins w:id="53" w:author="attila" w:date="2018-02-13T12:02:00Z">
              <w:r w:rsidR="00CF1D1E">
                <w:rPr>
                  <w:sz w:val="24"/>
                  <w:szCs w:val="24"/>
                  <w:lang w:val="hu-HU"/>
                </w:rPr>
                <w:t>i</w:t>
              </w:r>
            </w:ins>
            <w:del w:id="54" w:author="attila" w:date="2018-02-13T12:02:00Z">
              <w:r w:rsidDel="00CF1D1E">
                <w:rPr>
                  <w:sz w:val="24"/>
                  <w:szCs w:val="24"/>
                  <w:lang w:val="hu-HU"/>
                </w:rPr>
                <w:delText>e</w:delText>
              </w:r>
            </w:del>
            <w:r>
              <w:rPr>
                <w:sz w:val="24"/>
                <w:szCs w:val="24"/>
                <w:lang w:val="hu-HU"/>
              </w:rPr>
              <w:t>portolást</w:t>
            </w:r>
            <w:proofErr w:type="spellEnd"/>
            <w:r>
              <w:rPr>
                <w:sz w:val="24"/>
                <w:szCs w:val="24"/>
                <w:lang w:val="hu-HU"/>
              </w:rPr>
              <w:t xml:space="preserve"> tesz lehetővé</w:t>
            </w:r>
          </w:p>
        </w:tc>
        <w:tc>
          <w:tcPr>
            <w:tcW w:w="4799" w:type="dxa"/>
            <w:tcPrChange w:id="55" w:author="attila" w:date="2018-02-13T12:03:00Z">
              <w:tcPr>
                <w:tcW w:w="4675" w:type="dxa"/>
              </w:tcPr>
            </w:tcPrChange>
          </w:tcPr>
          <w:p w14:paraId="5D0EA547" w14:textId="77777777" w:rsidR="008D5583" w:rsidRPr="005721C7" w:rsidRDefault="008D5583">
            <w:pPr>
              <w:spacing w:line="360" w:lineRule="auto"/>
              <w:jc w:val="center"/>
              <w:rPr>
                <w:sz w:val="24"/>
                <w:szCs w:val="24"/>
                <w:lang w:val="hu-HU"/>
              </w:rPr>
              <w:pPrChange w:id="56" w:author="attila" w:date="2018-02-13T12:03:00Z">
                <w:pPr>
                  <w:spacing w:before="360" w:line="360" w:lineRule="auto"/>
                  <w:jc w:val="center"/>
                </w:pPr>
              </w:pPrChange>
            </w:pPr>
          </w:p>
        </w:tc>
      </w:tr>
      <w:tr w:rsidR="008D5583" w14:paraId="5C530D0F" w14:textId="77777777" w:rsidTr="00CF1D1E">
        <w:trPr>
          <w:trHeight w:val="620"/>
        </w:trPr>
        <w:tc>
          <w:tcPr>
            <w:tcW w:w="4799" w:type="dxa"/>
            <w:tcPrChange w:id="57" w:author="attila" w:date="2018-02-13T12:03:00Z">
              <w:tcPr>
                <w:tcW w:w="4675" w:type="dxa"/>
              </w:tcPr>
            </w:tcPrChange>
          </w:tcPr>
          <w:p w14:paraId="6A1ED36F" w14:textId="77777777" w:rsidR="008D5583" w:rsidRDefault="008D5583">
            <w:pPr>
              <w:spacing w:line="360" w:lineRule="auto"/>
              <w:jc w:val="center"/>
              <w:rPr>
                <w:sz w:val="24"/>
                <w:szCs w:val="24"/>
                <w:lang w:val="hu-HU"/>
              </w:rPr>
              <w:pPrChange w:id="58" w:author="attila" w:date="2018-02-13T12:03:00Z">
                <w:pPr>
                  <w:spacing w:before="360" w:line="360" w:lineRule="auto"/>
                  <w:jc w:val="center"/>
                </w:pPr>
              </w:pPrChange>
            </w:pPr>
            <w:r>
              <w:rPr>
                <w:sz w:val="24"/>
                <w:szCs w:val="24"/>
                <w:lang w:val="hu-HU"/>
              </w:rPr>
              <w:t>Könnyen reprodukálható</w:t>
            </w:r>
          </w:p>
        </w:tc>
        <w:tc>
          <w:tcPr>
            <w:tcW w:w="4799" w:type="dxa"/>
            <w:tcPrChange w:id="59" w:author="attila" w:date="2018-02-13T12:03:00Z">
              <w:tcPr>
                <w:tcW w:w="4675" w:type="dxa"/>
              </w:tcPr>
            </w:tcPrChange>
          </w:tcPr>
          <w:p w14:paraId="3BA24C39" w14:textId="77777777" w:rsidR="008D5583" w:rsidRPr="005721C7" w:rsidRDefault="008D5583">
            <w:pPr>
              <w:spacing w:line="360" w:lineRule="auto"/>
              <w:jc w:val="center"/>
              <w:rPr>
                <w:sz w:val="24"/>
                <w:szCs w:val="24"/>
                <w:lang w:val="hu-HU"/>
              </w:rPr>
              <w:pPrChange w:id="60" w:author="attila" w:date="2018-02-13T12:03:00Z">
                <w:pPr>
                  <w:spacing w:before="360" w:line="360" w:lineRule="auto"/>
                  <w:jc w:val="center"/>
                </w:pPr>
              </w:pPrChange>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pPr>
        <w:spacing w:before="360" w:line="360" w:lineRule="auto"/>
        <w:jc w:val="center"/>
        <w:rPr>
          <w:sz w:val="24"/>
          <w:szCs w:val="24"/>
          <w:lang w:val="hu-HU"/>
        </w:rPr>
        <w:pPrChange w:id="61" w:author="attila" w:date="2018-02-13T12:03:00Z">
          <w:pPr>
            <w:spacing w:before="360" w:line="360" w:lineRule="auto"/>
            <w:jc w:val="both"/>
          </w:pPr>
        </w:pPrChange>
      </w:pPr>
      <w:r>
        <w:rPr>
          <w:noProof/>
        </w:rPr>
        <w:drawing>
          <wp:inline distT="0" distB="0" distL="0" distR="0" wp14:anchorId="35712BD0" wp14:editId="09B2FD0F">
            <wp:extent cx="5162550" cy="1473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6425" cy="148057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Default="00B75E82" w:rsidP="00DA52BF">
      <w:pPr>
        <w:spacing w:before="360" w:line="360" w:lineRule="auto"/>
        <w:ind w:left="360"/>
        <w:jc w:val="both"/>
        <w:rPr>
          <w:ins w:id="62" w:author="HUBER, HAJNALKA" w:date="2018-02-26T11:13:00Z"/>
          <w:bCs/>
          <w:sz w:val="24"/>
          <w:szCs w:val="24"/>
          <w:lang w:val="hu-HU"/>
        </w:rPr>
      </w:pPr>
    </w:p>
    <w:p w14:paraId="60086160" w14:textId="77777777" w:rsidR="006823D4" w:rsidRPr="00DA52BF" w:rsidRDefault="006823D4"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lastRenderedPageBreak/>
        <w:t>Tesztkörnyezetben használt eszközök kiválasztása</w:t>
      </w:r>
    </w:p>
    <w:p w14:paraId="33243B0D" w14:textId="77777777" w:rsidR="00CC77C2" w:rsidRDefault="00CC77C2" w:rsidP="006E4ABC">
      <w:pPr>
        <w:pStyle w:val="ListParagraph"/>
        <w:spacing w:before="360" w:line="360" w:lineRule="auto"/>
        <w:ind w:left="0"/>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Performacia</w:t>
      </w:r>
      <w:proofErr w:type="spellEnd"/>
      <w:r>
        <w:rPr>
          <w:bCs/>
          <w:sz w:val="24"/>
          <w:szCs w:val="24"/>
          <w:lang w:val="hu-HU"/>
        </w:rPr>
        <w:t xml:space="preserve">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proofErr w:type="spellStart"/>
      <w:r>
        <w:rPr>
          <w:bCs/>
          <w:sz w:val="24"/>
          <w:szCs w:val="24"/>
          <w:lang w:val="hu-HU"/>
        </w:rPr>
        <w:t>Model</w:t>
      </w:r>
      <w:proofErr w:type="spellEnd"/>
      <w:r>
        <w:rPr>
          <w:bCs/>
          <w:sz w:val="24"/>
          <w:szCs w:val="24"/>
          <w:lang w:val="hu-HU"/>
        </w:rPr>
        <w:t xml:space="preserve">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3BC3DD79" w:rsidR="00CC77C2" w:rsidRPr="00CC77C2" w:rsidRDefault="00CC77C2" w:rsidP="006E4ABC">
      <w:pPr>
        <w:spacing w:before="360" w:line="360" w:lineRule="auto"/>
        <w:ind w:firstLine="142"/>
        <w:jc w:val="both"/>
        <w:rPr>
          <w:bCs/>
          <w:sz w:val="24"/>
          <w:szCs w:val="24"/>
          <w:lang w:val="hu-HU"/>
        </w:rPr>
      </w:pPr>
      <w:r>
        <w:rPr>
          <w:bCs/>
          <w:sz w:val="24"/>
          <w:szCs w:val="24"/>
          <w:lang w:val="hu-HU"/>
        </w:rPr>
        <w:t xml:space="preserve">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w:t>
      </w:r>
      <w:ins w:id="63" w:author="HUBER, HAJNALKA" w:date="2018-02-26T09:43:00Z">
        <w:r w:rsidR="006E4ABC">
          <w:rPr>
            <w:bCs/>
            <w:sz w:val="24"/>
            <w:szCs w:val="24"/>
            <w:lang w:val="hu-HU"/>
          </w:rPr>
          <w:t>[</w:t>
        </w:r>
      </w:ins>
      <w:del w:id="64" w:author="HUBER, HAJNALKA" w:date="2018-02-26T09:43:00Z">
        <w:r w:rsidDel="006E4ABC">
          <w:rPr>
            <w:bCs/>
            <w:sz w:val="24"/>
            <w:szCs w:val="24"/>
            <w:lang w:val="hu-HU"/>
          </w:rPr>
          <w:delText>(</w:delText>
        </w:r>
      </w:del>
      <w:r>
        <w:rPr>
          <w:bCs/>
          <w:sz w:val="24"/>
          <w:szCs w:val="24"/>
          <w:lang w:val="hu-HU"/>
        </w:rPr>
        <w:t>1</w:t>
      </w:r>
      <w:ins w:id="65" w:author="HUBER, HAJNALKA" w:date="2018-02-26T09:43:00Z">
        <w:r w:rsidR="006E4ABC">
          <w:rPr>
            <w:bCs/>
            <w:sz w:val="24"/>
            <w:szCs w:val="24"/>
            <w:lang w:val="hu-HU"/>
          </w:rPr>
          <w:t>]</w:t>
        </w:r>
      </w:ins>
      <w:del w:id="66" w:author="HUBER, HAJNALKA" w:date="2018-02-26T09:43:00Z">
        <w:r w:rsidDel="006E4ABC">
          <w:rPr>
            <w:bCs/>
            <w:sz w:val="24"/>
            <w:szCs w:val="24"/>
            <w:lang w:val="hu-HU"/>
          </w:rPr>
          <w:delText>)</w:delText>
        </w:r>
      </w:del>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29B0B045" w14:textId="34C23758" w:rsidR="000E2582" w:rsidRDefault="005F2899" w:rsidP="006E4ABC">
      <w:pPr>
        <w:pStyle w:val="ListParagraph"/>
        <w:spacing w:before="360" w:line="360" w:lineRule="auto"/>
        <w:ind w:left="0" w:firstLine="283"/>
        <w:jc w:val="both"/>
        <w:rPr>
          <w:ins w:id="67" w:author="HUBER, HAJNALKA" w:date="2018-02-26T09:06:00Z"/>
          <w:bCs/>
          <w:sz w:val="24"/>
          <w:szCs w:val="24"/>
          <w:lang w:val="hu-HU"/>
        </w:rPr>
      </w:pPr>
      <w:r>
        <w:rPr>
          <w:bCs/>
          <w:sz w:val="24"/>
          <w:szCs w:val="24"/>
          <w:lang w:val="hu-HU"/>
        </w:rPr>
        <w:t xml:space="preserve">Munkám során </w:t>
      </w:r>
      <w:r w:rsidR="00CC77C2">
        <w:rPr>
          <w:bCs/>
          <w:sz w:val="24"/>
          <w:szCs w:val="24"/>
          <w:lang w:val="hu-HU"/>
        </w:rPr>
        <w:t xml:space="preserve">egy web alapú tesztelést valósítok meg, mely egy internetes oldal működését teszteli, tehát ez egy ún. </w:t>
      </w:r>
      <w:proofErr w:type="gramStart"/>
      <w:r w:rsidR="00CC77C2">
        <w:rPr>
          <w:bCs/>
          <w:sz w:val="24"/>
          <w:szCs w:val="24"/>
          <w:lang w:val="hu-HU"/>
        </w:rPr>
        <w:t>fun</w:t>
      </w:r>
      <w:r w:rsidR="00D6691A">
        <w:rPr>
          <w:bCs/>
          <w:sz w:val="24"/>
          <w:szCs w:val="24"/>
          <w:lang w:val="hu-HU"/>
        </w:rPr>
        <w:t>kcionális</w:t>
      </w:r>
      <w:proofErr w:type="gramEnd"/>
      <w:r w:rsidR="00CC77C2">
        <w:rPr>
          <w:bCs/>
          <w:sz w:val="24"/>
          <w:szCs w:val="24"/>
          <w:lang w:val="hu-HU"/>
        </w:rPr>
        <w:t xml:space="preserve"> teszt.</w:t>
      </w:r>
      <w:r>
        <w:rPr>
          <w:bCs/>
          <w:sz w:val="24"/>
          <w:szCs w:val="24"/>
          <w:lang w:val="hu-HU"/>
        </w:rPr>
        <w:t xml:space="preserve"> </w:t>
      </w:r>
      <w:ins w:id="68" w:author="HUBER, HAJNALKA" w:date="2018-02-26T09:00:00Z">
        <w:r w:rsidR="000E2582">
          <w:rPr>
            <w:bCs/>
            <w:sz w:val="24"/>
            <w:szCs w:val="24"/>
            <w:lang w:val="hu-HU"/>
          </w:rPr>
          <w:t>Font</w:t>
        </w:r>
      </w:ins>
      <w:ins w:id="69" w:author="HUBER, HAJNALKA" w:date="2018-02-26T09:01:00Z">
        <w:r w:rsidR="000E2582">
          <w:rPr>
            <w:bCs/>
            <w:sz w:val="24"/>
            <w:szCs w:val="24"/>
            <w:lang w:val="hu-HU"/>
          </w:rPr>
          <w:t>o</w:t>
        </w:r>
      </w:ins>
      <w:ins w:id="70" w:author="HUBER, HAJNALKA" w:date="2018-02-26T09:00:00Z">
        <w:r w:rsidR="000E2582">
          <w:rPr>
            <w:bCs/>
            <w:sz w:val="24"/>
            <w:szCs w:val="24"/>
            <w:lang w:val="hu-HU"/>
          </w:rPr>
          <w:t xml:space="preserve">s szempont, hogy mindezt úgy valósítsam meg, hogy az elkészült esetek sokáig használhatók legyenek a lehető legkevesebb karbantartással és könnyen bővíthetők legyenek. </w:t>
        </w:r>
      </w:ins>
      <w:ins w:id="71" w:author="HUBER, HAJNALKA" w:date="2018-02-26T09:01:00Z">
        <w:r w:rsidR="000E2582">
          <w:rPr>
            <w:bCs/>
            <w:sz w:val="24"/>
            <w:szCs w:val="24"/>
            <w:lang w:val="hu-HU"/>
          </w:rPr>
          <w:t xml:space="preserve">A tesztelés célja egy webes felület ellenőrzése megadott szempontok alapján, ehhez további </w:t>
        </w:r>
      </w:ins>
      <w:ins w:id="72" w:author="HUBER, HAJNALKA" w:date="2018-02-26T09:02:00Z">
        <w:r w:rsidR="000E2582">
          <w:rPr>
            <w:bCs/>
            <w:sz w:val="24"/>
            <w:szCs w:val="24"/>
            <w:lang w:val="hu-HU"/>
          </w:rPr>
          <w:t>applikációk</w:t>
        </w:r>
      </w:ins>
      <w:ins w:id="73" w:author="HUBER, HAJNALKA" w:date="2018-02-26T09:03:00Z">
        <w:r w:rsidR="000E2582">
          <w:rPr>
            <w:bCs/>
            <w:sz w:val="24"/>
            <w:szCs w:val="24"/>
            <w:lang w:val="hu-HU"/>
          </w:rPr>
          <w:t xml:space="preserve"> vagy</w:t>
        </w:r>
      </w:ins>
      <w:ins w:id="74" w:author="HUBER, HAJNALKA" w:date="2018-02-26T09:01:00Z">
        <w:r w:rsidR="000E2582">
          <w:rPr>
            <w:bCs/>
            <w:sz w:val="24"/>
            <w:szCs w:val="24"/>
            <w:lang w:val="hu-HU"/>
          </w:rPr>
          <w:t xml:space="preserve"> eszközök tesztelése nem szükséges csakis a webes felület</w:t>
        </w:r>
      </w:ins>
      <w:ins w:id="75" w:author="HUBER, HAJNALKA" w:date="2018-02-26T09:03:00Z">
        <w:r w:rsidR="000E2582">
          <w:rPr>
            <w:bCs/>
            <w:sz w:val="24"/>
            <w:szCs w:val="24"/>
            <w:lang w:val="hu-HU"/>
          </w:rPr>
          <w:t xml:space="preserve"> </w:t>
        </w:r>
      </w:ins>
      <w:ins w:id="76" w:author="HUBER, HAJNALKA" w:date="2018-02-26T09:04:00Z">
        <w:r w:rsidR="000E2582">
          <w:rPr>
            <w:bCs/>
            <w:sz w:val="24"/>
            <w:szCs w:val="24"/>
            <w:lang w:val="hu-HU"/>
          </w:rPr>
          <w:t xml:space="preserve">funkcionalitásai lesznek </w:t>
        </w:r>
      </w:ins>
      <w:ins w:id="77" w:author="HUBER, HAJNALKA" w:date="2018-02-26T09:01:00Z">
        <w:r w:rsidR="000E2582">
          <w:rPr>
            <w:bCs/>
            <w:sz w:val="24"/>
            <w:szCs w:val="24"/>
            <w:lang w:val="hu-HU"/>
          </w:rPr>
          <w:t>a teszt célcsoportja. Tehát egy olyan eszközt szerettem volna találni, ami a webes felületek minél alaposabb tesztelését teszi lehetővé, úgy hogy az minél köz</w:t>
        </w:r>
      </w:ins>
      <w:ins w:id="78" w:author="HUBER, HAJNALKA" w:date="2018-02-26T09:03:00Z">
        <w:r w:rsidR="000E2582">
          <w:rPr>
            <w:bCs/>
            <w:sz w:val="24"/>
            <w:szCs w:val="24"/>
            <w:lang w:val="hu-HU"/>
          </w:rPr>
          <w:t>e</w:t>
        </w:r>
      </w:ins>
      <w:ins w:id="79" w:author="HUBER, HAJNALKA" w:date="2018-02-26T09:01:00Z">
        <w:r w:rsidR="000E2582">
          <w:rPr>
            <w:bCs/>
            <w:sz w:val="24"/>
            <w:szCs w:val="24"/>
            <w:lang w:val="hu-HU"/>
          </w:rPr>
          <w:t>lebb álljon egy valódi felhasználóhoz</w:t>
        </w:r>
      </w:ins>
      <w:ins w:id="80" w:author="HUBER, HAJNALKA" w:date="2018-02-26T09:06:00Z">
        <w:r w:rsidR="000E2582">
          <w:rPr>
            <w:bCs/>
            <w:sz w:val="24"/>
            <w:szCs w:val="24"/>
            <w:lang w:val="hu-HU"/>
          </w:rPr>
          <w:t>.</w:t>
        </w:r>
      </w:ins>
      <w:ins w:id="81" w:author="HUBER, HAJNALKA" w:date="2018-02-26T09:01:00Z">
        <w:r w:rsidR="000E2582">
          <w:rPr>
            <w:bCs/>
            <w:sz w:val="24"/>
            <w:szCs w:val="24"/>
            <w:lang w:val="hu-HU"/>
          </w:rPr>
          <w:t xml:space="preserve"> </w:t>
        </w:r>
      </w:ins>
    </w:p>
    <w:p w14:paraId="1E827A4E" w14:textId="290BE58A" w:rsidR="00454424" w:rsidRDefault="000E2582" w:rsidP="006E4ABC">
      <w:pPr>
        <w:pStyle w:val="ListParagraph"/>
        <w:spacing w:before="360" w:line="360" w:lineRule="auto"/>
        <w:ind w:left="0" w:firstLine="283"/>
        <w:jc w:val="both"/>
        <w:rPr>
          <w:ins w:id="82" w:author="HUBER, HAJNALKA" w:date="2018-02-26T09:08:00Z"/>
          <w:bCs/>
          <w:sz w:val="24"/>
          <w:szCs w:val="24"/>
          <w:lang w:val="hu-HU"/>
        </w:rPr>
      </w:pPr>
      <w:ins w:id="83" w:author="HUBER, HAJNALKA" w:date="2018-02-26T09:06:00Z">
        <w:r>
          <w:rPr>
            <w:bCs/>
            <w:sz w:val="24"/>
            <w:szCs w:val="24"/>
            <w:lang w:val="hu-HU"/>
          </w:rPr>
          <w:t xml:space="preserve">A keresés során több lehetőséget </w:t>
        </w:r>
      </w:ins>
      <w:ins w:id="84" w:author="HUBER, HAJNALKA" w:date="2018-02-26T09:07:00Z">
        <w:r w:rsidR="00454424">
          <w:rPr>
            <w:bCs/>
            <w:sz w:val="24"/>
            <w:szCs w:val="24"/>
            <w:lang w:val="hu-HU"/>
          </w:rPr>
          <w:t xml:space="preserve">és eszközt is </w:t>
        </w:r>
      </w:ins>
      <w:ins w:id="85" w:author="HUBER, HAJNALKA" w:date="2018-02-26T09:09:00Z">
        <w:r w:rsidR="00454424">
          <w:rPr>
            <w:bCs/>
            <w:sz w:val="24"/>
            <w:szCs w:val="24"/>
            <w:lang w:val="hu-HU"/>
          </w:rPr>
          <w:t>vizsgáltam</w:t>
        </w:r>
      </w:ins>
      <w:ins w:id="86" w:author="HUBER, HAJNALKA" w:date="2018-02-26T09:07:00Z">
        <w:r w:rsidR="00454424">
          <w:rPr>
            <w:bCs/>
            <w:sz w:val="24"/>
            <w:szCs w:val="24"/>
            <w:lang w:val="hu-HU"/>
          </w:rPr>
          <w:t>.</w:t>
        </w:r>
      </w:ins>
      <w:ins w:id="87" w:author="HUBER, HAJNALKA" w:date="2018-02-26T09:08:00Z">
        <w:r w:rsidR="00454424">
          <w:rPr>
            <w:bCs/>
            <w:sz w:val="24"/>
            <w:szCs w:val="24"/>
            <w:lang w:val="hu-HU"/>
          </w:rPr>
          <w:t xml:space="preserve"> </w:t>
        </w:r>
      </w:ins>
    </w:p>
    <w:p w14:paraId="6BDBA760" w14:textId="3754FC07" w:rsidR="00454424" w:rsidRDefault="00454424" w:rsidP="006E4ABC">
      <w:pPr>
        <w:pStyle w:val="ListParagraph"/>
        <w:spacing w:before="360" w:line="360" w:lineRule="auto"/>
        <w:ind w:left="0" w:firstLine="283"/>
        <w:jc w:val="both"/>
        <w:rPr>
          <w:ins w:id="88" w:author="HUBER, HAJNALKA" w:date="2018-02-26T09:14:00Z"/>
          <w:bCs/>
          <w:sz w:val="24"/>
          <w:szCs w:val="24"/>
          <w:lang w:val="hu-HU"/>
        </w:rPr>
      </w:pPr>
      <w:ins w:id="89" w:author="HUBER, HAJNALKA" w:date="2018-02-26T09:08:00Z">
        <w:r>
          <w:rPr>
            <w:bCs/>
            <w:sz w:val="24"/>
            <w:szCs w:val="24"/>
            <w:lang w:val="hu-HU"/>
          </w:rPr>
          <w:t xml:space="preserve">A </w:t>
        </w:r>
        <w:r w:rsidRPr="006A0D73">
          <w:rPr>
            <w:b/>
            <w:bCs/>
            <w:sz w:val="24"/>
            <w:szCs w:val="24"/>
            <w:lang w:val="hu-HU"/>
            <w:rPrChange w:id="90" w:author="HUBER, HAJNALKA" w:date="2018-02-26T09:25:00Z">
              <w:rPr>
                <w:bCs/>
                <w:sz w:val="24"/>
                <w:szCs w:val="24"/>
                <w:lang w:val="hu-HU"/>
              </w:rPr>
            </w:rPrChange>
          </w:rPr>
          <w:t>SOAP UI</w:t>
        </w:r>
        <w:r>
          <w:rPr>
            <w:bCs/>
            <w:sz w:val="24"/>
            <w:szCs w:val="24"/>
            <w:lang w:val="hu-HU"/>
          </w:rPr>
          <w:t xml:space="preserve"> egy széles körben elterjedt program, mel</w:t>
        </w:r>
      </w:ins>
      <w:ins w:id="91" w:author="HUBER, HAJNALKA" w:date="2018-02-26T09:09:00Z">
        <w:r>
          <w:rPr>
            <w:bCs/>
            <w:sz w:val="24"/>
            <w:szCs w:val="24"/>
            <w:lang w:val="hu-HU"/>
          </w:rPr>
          <w:t>l</w:t>
        </w:r>
      </w:ins>
      <w:ins w:id="92" w:author="HUBER, HAJNALKA" w:date="2018-02-26T09:08:00Z">
        <w:r>
          <w:rPr>
            <w:bCs/>
            <w:sz w:val="24"/>
            <w:szCs w:val="24"/>
            <w:lang w:val="hu-HU"/>
          </w:rPr>
          <w:t>y</w:t>
        </w:r>
      </w:ins>
      <w:ins w:id="93" w:author="HUBER, HAJNALKA" w:date="2018-02-26T09:09:00Z">
        <w:r>
          <w:rPr>
            <w:bCs/>
            <w:sz w:val="24"/>
            <w:szCs w:val="24"/>
            <w:lang w:val="hu-HU"/>
          </w:rPr>
          <w:t>el</w:t>
        </w:r>
      </w:ins>
      <w:ins w:id="94" w:author="HUBER, HAJNALKA" w:date="2018-02-26T09:08:00Z">
        <w:r>
          <w:rPr>
            <w:bCs/>
            <w:sz w:val="24"/>
            <w:szCs w:val="24"/>
            <w:lang w:val="hu-HU"/>
          </w:rPr>
          <w:t xml:space="preserve"> hatékonyan </w:t>
        </w:r>
      </w:ins>
      <w:ins w:id="95" w:author="HUBER, HAJNALKA" w:date="2018-02-26T09:09:00Z">
        <w:r>
          <w:rPr>
            <w:bCs/>
            <w:sz w:val="24"/>
            <w:szCs w:val="24"/>
            <w:lang w:val="hu-HU"/>
          </w:rPr>
          <w:t>végezhetők funkcionális tesztek. Előnye</w:t>
        </w:r>
      </w:ins>
      <w:ins w:id="96" w:author="HUBER, HAJNALKA" w:date="2018-02-26T09:12:00Z">
        <w:r>
          <w:rPr>
            <w:bCs/>
            <w:sz w:val="24"/>
            <w:szCs w:val="24"/>
            <w:lang w:val="hu-HU"/>
          </w:rPr>
          <w:t xml:space="preserve"> továbbá</w:t>
        </w:r>
      </w:ins>
      <w:ins w:id="97" w:author="HUBER, HAJNALKA" w:date="2018-02-26T09:09:00Z">
        <w:r>
          <w:rPr>
            <w:bCs/>
            <w:sz w:val="24"/>
            <w:szCs w:val="24"/>
            <w:lang w:val="hu-HU"/>
          </w:rPr>
          <w:t xml:space="preserve">, hogy ez egy </w:t>
        </w:r>
      </w:ins>
      <w:ins w:id="98" w:author="HUBER, HAJNALKA" w:date="2018-02-26T09:14:00Z">
        <w:r>
          <w:rPr>
            <w:bCs/>
            <w:sz w:val="24"/>
            <w:szCs w:val="24"/>
            <w:lang w:val="hu-HU"/>
          </w:rPr>
          <w:t>szabad forrású</w:t>
        </w:r>
      </w:ins>
      <w:ins w:id="99" w:author="HUBER, HAJNALKA" w:date="2018-02-26T09:09:00Z">
        <w:r>
          <w:rPr>
            <w:bCs/>
            <w:sz w:val="24"/>
            <w:szCs w:val="24"/>
            <w:lang w:val="hu-HU"/>
          </w:rPr>
          <w:t xml:space="preserve"> eszköz, tehát nem kell megvenni</w:t>
        </w:r>
      </w:ins>
      <w:ins w:id="100" w:author="HUBER, HAJNALKA" w:date="2018-02-26T09:13:00Z">
        <w:r>
          <w:rPr>
            <w:bCs/>
            <w:sz w:val="24"/>
            <w:szCs w:val="24"/>
            <w:lang w:val="hu-HU"/>
          </w:rPr>
          <w:t xml:space="preserve"> és jól használható web service hívások és válaszok tesztelésére. Amiért mégis elvetettem, az az ok volt, </w:t>
        </w:r>
        <w:r>
          <w:rPr>
            <w:bCs/>
            <w:sz w:val="24"/>
            <w:szCs w:val="24"/>
            <w:lang w:val="hu-HU"/>
          </w:rPr>
          <w:lastRenderedPageBreak/>
          <w:t xml:space="preserve">hogy alapvetően háttérből látjuk az eseményeket általa, tehát nem felhasználó </w:t>
        </w:r>
      </w:ins>
      <w:ins w:id="101" w:author="HUBER, HAJNALKA" w:date="2018-02-26T09:14:00Z">
        <w:r>
          <w:rPr>
            <w:bCs/>
            <w:sz w:val="24"/>
            <w:szCs w:val="24"/>
            <w:lang w:val="hu-HU"/>
          </w:rPr>
          <w:t>felületen,</w:t>
        </w:r>
      </w:ins>
      <w:ins w:id="102" w:author="HUBER, HAJNALKA" w:date="2018-02-26T09:13:00Z">
        <w:r>
          <w:rPr>
            <w:bCs/>
            <w:sz w:val="24"/>
            <w:szCs w:val="24"/>
            <w:lang w:val="hu-HU"/>
          </w:rPr>
          <w:t xml:space="preserve"> hanem hívá</w:t>
        </w:r>
      </w:ins>
      <w:ins w:id="103" w:author="HUBER, HAJNALKA" w:date="2018-02-26T09:14:00Z">
        <w:r>
          <w:rPr>
            <w:bCs/>
            <w:sz w:val="24"/>
            <w:szCs w:val="24"/>
            <w:lang w:val="hu-HU"/>
          </w:rPr>
          <w:t>s</w:t>
        </w:r>
      </w:ins>
      <w:ins w:id="104" w:author="HUBER, HAJNALKA" w:date="2018-02-26T09:13:00Z">
        <w:r>
          <w:rPr>
            <w:bCs/>
            <w:sz w:val="24"/>
            <w:szCs w:val="24"/>
            <w:lang w:val="hu-HU"/>
          </w:rPr>
          <w:t xml:space="preserve">-válasz </w:t>
        </w:r>
      </w:ins>
      <w:ins w:id="105" w:author="HUBER, HAJNALKA" w:date="2018-02-26T09:14:00Z">
        <w:r>
          <w:rPr>
            <w:bCs/>
            <w:sz w:val="24"/>
            <w:szCs w:val="24"/>
            <w:lang w:val="hu-HU"/>
          </w:rPr>
          <w:t>interakciókon</w:t>
        </w:r>
      </w:ins>
      <w:ins w:id="106" w:author="HUBER, HAJNALKA" w:date="2018-02-26T09:13:00Z">
        <w:r>
          <w:rPr>
            <w:bCs/>
            <w:sz w:val="24"/>
            <w:szCs w:val="24"/>
            <w:lang w:val="hu-HU"/>
          </w:rPr>
          <w:t xml:space="preserve"> keresztül tesztelhetünk általa </w:t>
        </w:r>
      </w:ins>
      <w:ins w:id="107" w:author="HUBER, HAJNALKA" w:date="2018-02-26T09:32:00Z">
        <w:r w:rsidR="00DB72B9">
          <w:rPr>
            <w:bCs/>
            <w:sz w:val="24"/>
            <w:szCs w:val="24"/>
            <w:lang w:val="hu-HU"/>
          </w:rPr>
          <w:t>[</w:t>
        </w:r>
      </w:ins>
      <w:ins w:id="108" w:author="HUBER, HAJNALKA" w:date="2018-02-26T09:33:00Z">
        <w:r w:rsidR="006E4ABC">
          <w:rPr>
            <w:bCs/>
            <w:sz w:val="24"/>
            <w:szCs w:val="24"/>
            <w:lang w:val="hu-HU"/>
          </w:rPr>
          <w:t>10</w:t>
        </w:r>
      </w:ins>
      <w:ins w:id="109" w:author="HUBER, HAJNALKA" w:date="2018-02-26T09:32:00Z">
        <w:r w:rsidR="00DB72B9">
          <w:rPr>
            <w:bCs/>
            <w:sz w:val="24"/>
            <w:szCs w:val="24"/>
            <w:lang w:val="hu-HU"/>
          </w:rPr>
          <w:t>]</w:t>
        </w:r>
      </w:ins>
      <w:ins w:id="110" w:author="HUBER, HAJNALKA" w:date="2018-02-26T09:33:00Z">
        <w:r w:rsidR="00DB72B9">
          <w:rPr>
            <w:bCs/>
            <w:sz w:val="24"/>
            <w:szCs w:val="24"/>
            <w:lang w:val="hu-HU"/>
          </w:rPr>
          <w:t>.</w:t>
        </w:r>
      </w:ins>
    </w:p>
    <w:p w14:paraId="731C7F4D" w14:textId="3456C4F4" w:rsidR="00454424" w:rsidRDefault="00454424" w:rsidP="006E4ABC">
      <w:pPr>
        <w:pStyle w:val="ListParagraph"/>
        <w:spacing w:before="360" w:line="360" w:lineRule="auto"/>
        <w:ind w:left="0" w:firstLine="283"/>
        <w:jc w:val="both"/>
        <w:rPr>
          <w:ins w:id="111" w:author="HUBER, HAJNALKA" w:date="2018-02-26T09:20:00Z"/>
          <w:bCs/>
          <w:sz w:val="24"/>
          <w:szCs w:val="24"/>
          <w:lang w:val="hu-HU"/>
        </w:rPr>
      </w:pPr>
      <w:ins w:id="112" w:author="HUBER, HAJNALKA" w:date="2018-02-26T09:14:00Z">
        <w:r>
          <w:rPr>
            <w:bCs/>
            <w:sz w:val="24"/>
            <w:szCs w:val="24"/>
            <w:lang w:val="hu-HU"/>
          </w:rPr>
          <w:t xml:space="preserve">Ezek után már olyan </w:t>
        </w:r>
      </w:ins>
      <w:ins w:id="113" w:author="HUBER, HAJNALKA" w:date="2018-02-26T09:16:00Z">
        <w:r>
          <w:rPr>
            <w:bCs/>
            <w:sz w:val="24"/>
            <w:szCs w:val="24"/>
            <w:lang w:val="hu-HU"/>
          </w:rPr>
          <w:t>eszközöket</w:t>
        </w:r>
      </w:ins>
      <w:ins w:id="114" w:author="HUBER, HAJNALKA" w:date="2018-02-26T09:14:00Z">
        <w:r>
          <w:rPr>
            <w:bCs/>
            <w:sz w:val="24"/>
            <w:szCs w:val="24"/>
            <w:lang w:val="hu-HU"/>
          </w:rPr>
          <w:t xml:space="preserve"> kerestem, melyek a felhasználó felületen keresztül képesek automatikus tesztek megvalósítására. </w:t>
        </w:r>
      </w:ins>
      <w:ins w:id="115" w:author="HUBER, HAJNALKA" w:date="2018-02-26T09:15:00Z">
        <w:r>
          <w:rPr>
            <w:bCs/>
            <w:sz w:val="24"/>
            <w:szCs w:val="24"/>
            <w:lang w:val="hu-HU"/>
          </w:rPr>
          <w:t xml:space="preserve">Vizsgálatom során utána néztem az </w:t>
        </w:r>
        <w:proofErr w:type="spellStart"/>
        <w:r>
          <w:rPr>
            <w:bCs/>
            <w:sz w:val="24"/>
            <w:szCs w:val="24"/>
            <w:lang w:val="hu-HU"/>
          </w:rPr>
          <w:t>eggPlant</w:t>
        </w:r>
        <w:proofErr w:type="spellEnd"/>
        <w:r>
          <w:rPr>
            <w:bCs/>
            <w:sz w:val="24"/>
            <w:szCs w:val="24"/>
            <w:lang w:val="hu-HU"/>
          </w:rPr>
          <w:t xml:space="preserve">, </w:t>
        </w:r>
        <w:proofErr w:type="spellStart"/>
        <w:r>
          <w:rPr>
            <w:bCs/>
            <w:sz w:val="24"/>
            <w:szCs w:val="24"/>
            <w:lang w:val="hu-HU"/>
          </w:rPr>
          <w:t>QuickTest</w:t>
        </w:r>
        <w:proofErr w:type="spellEnd"/>
        <w:r>
          <w:rPr>
            <w:bCs/>
            <w:sz w:val="24"/>
            <w:szCs w:val="24"/>
            <w:lang w:val="hu-HU"/>
          </w:rPr>
          <w:t xml:space="preserve"> Professional (QTP) és Selenium </w:t>
        </w:r>
      </w:ins>
      <w:ins w:id="116" w:author="HUBER, HAJNALKA" w:date="2018-02-26T09:16:00Z">
        <w:r>
          <w:rPr>
            <w:bCs/>
            <w:sz w:val="24"/>
            <w:szCs w:val="24"/>
            <w:lang w:val="hu-HU"/>
          </w:rPr>
          <w:t xml:space="preserve">programoknak. </w:t>
        </w:r>
      </w:ins>
      <w:ins w:id="117" w:author="HUBER, HAJNALKA" w:date="2018-02-26T09:15:00Z">
        <w:r>
          <w:rPr>
            <w:bCs/>
            <w:sz w:val="24"/>
            <w:szCs w:val="24"/>
            <w:lang w:val="hu-HU"/>
          </w:rPr>
          <w:t xml:space="preserve"> </w:t>
        </w:r>
      </w:ins>
    </w:p>
    <w:p w14:paraId="1AA22416" w14:textId="347C1AFB" w:rsidR="00454424" w:rsidRDefault="00454424" w:rsidP="006E4ABC">
      <w:pPr>
        <w:pStyle w:val="ListParagraph"/>
        <w:spacing w:before="360" w:line="360" w:lineRule="auto"/>
        <w:ind w:left="0" w:firstLine="283"/>
        <w:jc w:val="both"/>
        <w:rPr>
          <w:ins w:id="118" w:author="HUBER, HAJNALKA" w:date="2018-02-26T09:26:00Z"/>
          <w:bCs/>
          <w:sz w:val="24"/>
          <w:szCs w:val="24"/>
          <w:lang w:val="hu-HU"/>
        </w:rPr>
      </w:pPr>
      <w:ins w:id="119" w:author="HUBER, HAJNALKA" w:date="2018-02-26T09:20:00Z">
        <w:r>
          <w:rPr>
            <w:bCs/>
            <w:sz w:val="24"/>
            <w:szCs w:val="24"/>
            <w:lang w:val="hu-HU"/>
          </w:rPr>
          <w:t xml:space="preserve">Az </w:t>
        </w:r>
        <w:proofErr w:type="spellStart"/>
        <w:r w:rsidRPr="006E4ABC">
          <w:rPr>
            <w:b/>
            <w:bCs/>
            <w:sz w:val="24"/>
            <w:szCs w:val="24"/>
            <w:lang w:val="hu-HU"/>
            <w:rPrChange w:id="120" w:author="HUBER, HAJNALKA" w:date="2018-02-26T09:50:00Z">
              <w:rPr>
                <w:bCs/>
                <w:sz w:val="24"/>
                <w:szCs w:val="24"/>
                <w:lang w:val="hu-HU"/>
              </w:rPr>
            </w:rPrChange>
          </w:rPr>
          <w:t>eggPlan</w:t>
        </w:r>
        <w:r>
          <w:rPr>
            <w:bCs/>
            <w:sz w:val="24"/>
            <w:szCs w:val="24"/>
            <w:lang w:val="hu-HU"/>
          </w:rPr>
          <w:t>t</w:t>
        </w:r>
      </w:ins>
      <w:proofErr w:type="spellEnd"/>
      <w:ins w:id="121" w:author="HUBER, HAJNALKA" w:date="2018-02-26T09:21:00Z">
        <w:r w:rsidR="006A0D73">
          <w:rPr>
            <w:bCs/>
            <w:sz w:val="24"/>
            <w:szCs w:val="24"/>
            <w:lang w:val="hu-HU"/>
          </w:rPr>
          <w:t xml:space="preserve"> szoftver egy </w:t>
        </w:r>
      </w:ins>
      <w:ins w:id="122" w:author="HUBER, HAJNALKA" w:date="2018-02-26T09:22:00Z">
        <w:r w:rsidR="006A0D73">
          <w:rPr>
            <w:bCs/>
            <w:sz w:val="24"/>
            <w:szCs w:val="24"/>
            <w:lang w:val="hu-HU"/>
          </w:rPr>
          <w:t xml:space="preserve">két-rendszer modellt valósít meg. Az egyik az ahol </w:t>
        </w:r>
        <w:r w:rsidR="006A0D73" w:rsidRPr="006E4ABC">
          <w:rPr>
            <w:bCs/>
            <w:sz w:val="24"/>
            <w:szCs w:val="24"/>
            <w:lang w:val="hu-HU"/>
          </w:rPr>
          <w:t xml:space="preserve">az </w:t>
        </w:r>
        <w:proofErr w:type="spellStart"/>
        <w:r w:rsidR="006A0D73" w:rsidRPr="006E4ABC">
          <w:rPr>
            <w:bCs/>
            <w:sz w:val="24"/>
            <w:szCs w:val="24"/>
            <w:lang w:val="hu-HU"/>
          </w:rPr>
          <w:t>eggPlant</w:t>
        </w:r>
        <w:proofErr w:type="spellEnd"/>
        <w:r w:rsidR="006A0D73">
          <w:rPr>
            <w:bCs/>
            <w:sz w:val="24"/>
            <w:szCs w:val="24"/>
            <w:lang w:val="hu-HU"/>
          </w:rPr>
          <w:t xml:space="preserve"> fut a másit pedig  rendszer</w:t>
        </w:r>
      </w:ins>
      <w:ins w:id="123" w:author="HUBER, HAJNALKA" w:date="2018-02-26T09:24:00Z">
        <w:r w:rsidR="006A0D73">
          <w:rPr>
            <w:bCs/>
            <w:sz w:val="24"/>
            <w:szCs w:val="24"/>
            <w:lang w:val="hu-HU"/>
          </w:rPr>
          <w:t>,</w:t>
        </w:r>
      </w:ins>
      <w:ins w:id="124" w:author="HUBER, HAJNALKA" w:date="2018-02-26T09:22:00Z">
        <w:r w:rsidR="006A0D73">
          <w:rPr>
            <w:bCs/>
            <w:sz w:val="24"/>
            <w:szCs w:val="24"/>
            <w:lang w:val="hu-HU"/>
          </w:rPr>
          <w:t xml:space="preserve"> </w:t>
        </w:r>
        <w:proofErr w:type="gramStart"/>
        <w:r w:rsidR="006A0D73">
          <w:rPr>
            <w:bCs/>
            <w:sz w:val="24"/>
            <w:szCs w:val="24"/>
            <w:lang w:val="hu-HU"/>
          </w:rPr>
          <w:t>amit</w:t>
        </w:r>
        <w:proofErr w:type="gramEnd"/>
        <w:r w:rsidR="006A0D73">
          <w:rPr>
            <w:bCs/>
            <w:sz w:val="24"/>
            <w:szCs w:val="24"/>
            <w:lang w:val="hu-HU"/>
          </w:rPr>
          <w:t xml:space="preserve"> tesztet (SUT- System </w:t>
        </w:r>
        <w:proofErr w:type="spellStart"/>
        <w:r w:rsidR="006A0D73">
          <w:rPr>
            <w:bCs/>
            <w:sz w:val="24"/>
            <w:szCs w:val="24"/>
            <w:lang w:val="hu-HU"/>
          </w:rPr>
          <w:t>under</w:t>
        </w:r>
        <w:proofErr w:type="spellEnd"/>
        <w:r w:rsidR="006A0D73">
          <w:rPr>
            <w:bCs/>
            <w:sz w:val="24"/>
            <w:szCs w:val="24"/>
            <w:lang w:val="hu-HU"/>
          </w:rPr>
          <w:t xml:space="preserve"> test). </w:t>
        </w:r>
      </w:ins>
      <w:ins w:id="125" w:author="HUBER, HAJNALKA" w:date="2018-02-26T09:23:00Z">
        <w:r w:rsidR="006A0D73">
          <w:rPr>
            <w:bCs/>
            <w:sz w:val="24"/>
            <w:szCs w:val="24"/>
            <w:lang w:val="hu-HU"/>
          </w:rPr>
          <w:t xml:space="preserve">Előnye, hogy nem csak webes felülete tesztjét képes megvalósítani, hanem szükségszerűen más applikációk működését is ellenőrizni tudja. Hátránya, hogy vizuális szempontok alapján elemzi a képernyőn megjelenő adatokat, tehát az ott elfoglalt </w:t>
        </w:r>
      </w:ins>
      <w:ins w:id="126" w:author="HUBER, HAJNALKA" w:date="2018-02-26T09:24:00Z">
        <w:r w:rsidR="006A0D73">
          <w:rPr>
            <w:bCs/>
            <w:sz w:val="24"/>
            <w:szCs w:val="24"/>
            <w:lang w:val="hu-HU"/>
          </w:rPr>
          <w:t>pozíciót</w:t>
        </w:r>
      </w:ins>
      <w:ins w:id="127" w:author="HUBER, HAJNALKA" w:date="2018-02-26T09:23:00Z">
        <w:r w:rsidR="006A0D73">
          <w:rPr>
            <w:bCs/>
            <w:sz w:val="24"/>
            <w:szCs w:val="24"/>
            <w:lang w:val="hu-HU"/>
          </w:rPr>
          <w:t xml:space="preserve"> kell megadni, hogy megtaláljon egy-egy gombot vagy szöveget. </w:t>
        </w:r>
      </w:ins>
      <w:ins w:id="128" w:author="HUBER, HAJNALKA" w:date="2018-02-26T09:24:00Z">
        <w:r w:rsidR="006A0D73">
          <w:rPr>
            <w:bCs/>
            <w:sz w:val="24"/>
            <w:szCs w:val="24"/>
            <w:lang w:val="hu-HU"/>
          </w:rPr>
          <w:t>Ez azt jelenti, hogy későbbi fejlesztés során</w:t>
        </w:r>
      </w:ins>
      <w:ins w:id="129" w:author="HUBER, HAJNALKA" w:date="2018-02-26T09:38:00Z">
        <w:r w:rsidR="00DB72B9">
          <w:rPr>
            <w:bCs/>
            <w:sz w:val="24"/>
            <w:szCs w:val="24"/>
            <w:lang w:val="hu-HU"/>
          </w:rPr>
          <w:t>,</w:t>
        </w:r>
      </w:ins>
      <w:ins w:id="130" w:author="HUBER, HAJNALKA" w:date="2018-02-26T09:24:00Z">
        <w:r w:rsidR="006A0D73">
          <w:rPr>
            <w:bCs/>
            <w:sz w:val="24"/>
            <w:szCs w:val="24"/>
            <w:lang w:val="hu-HU"/>
          </w:rPr>
          <w:t xml:space="preserve"> ha egy szöveg vagy gomb máshol jelenik meg, akkor azt módosítani kell a tesztben is így itt a karbantartási költségek miatt döntöttem úgy, hogy nem ezt a szoftvert használom. </w:t>
        </w:r>
      </w:ins>
      <w:ins w:id="131" w:author="HUBER, HAJNALKA" w:date="2018-02-26T09:33:00Z">
        <w:r w:rsidR="00DB72B9">
          <w:rPr>
            <w:bCs/>
            <w:sz w:val="24"/>
            <w:szCs w:val="24"/>
            <w:lang w:val="hu-HU"/>
          </w:rPr>
          <w:t>[1</w:t>
        </w:r>
      </w:ins>
      <w:ins w:id="132" w:author="HUBER, HAJNALKA" w:date="2018-02-26T09:50:00Z">
        <w:r w:rsidR="006E4ABC">
          <w:rPr>
            <w:bCs/>
            <w:sz w:val="24"/>
            <w:szCs w:val="24"/>
            <w:lang w:val="hu-HU"/>
          </w:rPr>
          <w:t>1</w:t>
        </w:r>
      </w:ins>
      <w:ins w:id="133" w:author="HUBER, HAJNALKA" w:date="2018-02-26T09:33:00Z">
        <w:r w:rsidR="00DB72B9">
          <w:rPr>
            <w:bCs/>
            <w:sz w:val="24"/>
            <w:szCs w:val="24"/>
            <w:lang w:val="hu-HU"/>
          </w:rPr>
          <w:t>]</w:t>
        </w:r>
      </w:ins>
    </w:p>
    <w:p w14:paraId="7E93EEE6" w14:textId="318A8110" w:rsidR="006A0D73" w:rsidRDefault="006A0D73" w:rsidP="006E4ABC">
      <w:pPr>
        <w:pStyle w:val="ListParagraph"/>
        <w:spacing w:before="360" w:line="360" w:lineRule="auto"/>
        <w:ind w:left="0" w:firstLine="283"/>
        <w:jc w:val="both"/>
        <w:rPr>
          <w:ins w:id="134" w:author="HUBER, HAJNALKA" w:date="2018-02-26T09:34:00Z"/>
          <w:bCs/>
          <w:sz w:val="24"/>
          <w:szCs w:val="24"/>
          <w:lang w:val="hu-HU"/>
        </w:rPr>
      </w:pPr>
      <w:ins w:id="135" w:author="HUBER, HAJNALKA" w:date="2018-02-26T09:26:00Z">
        <w:r>
          <w:rPr>
            <w:bCs/>
            <w:sz w:val="24"/>
            <w:szCs w:val="24"/>
            <w:lang w:val="hu-HU"/>
          </w:rPr>
          <w:t xml:space="preserve">A következő lépésben a </w:t>
        </w:r>
        <w:r w:rsidRPr="006A0D73">
          <w:rPr>
            <w:b/>
            <w:bCs/>
            <w:sz w:val="24"/>
            <w:szCs w:val="24"/>
            <w:lang w:val="hu-HU"/>
            <w:rPrChange w:id="136" w:author="HUBER, HAJNALKA" w:date="2018-02-26T09:30:00Z">
              <w:rPr>
                <w:bCs/>
                <w:sz w:val="24"/>
                <w:szCs w:val="24"/>
                <w:lang w:val="hu-HU"/>
              </w:rPr>
            </w:rPrChange>
          </w:rPr>
          <w:t>QTP</w:t>
        </w:r>
        <w:r>
          <w:rPr>
            <w:bCs/>
            <w:sz w:val="24"/>
            <w:szCs w:val="24"/>
            <w:lang w:val="hu-HU"/>
          </w:rPr>
          <w:t xml:space="preserve"> </w:t>
        </w:r>
      </w:ins>
      <w:ins w:id="137" w:author="HUBER, HAJNALKA" w:date="2018-02-26T09:30:00Z">
        <w:r>
          <w:rPr>
            <w:bCs/>
            <w:sz w:val="24"/>
            <w:szCs w:val="24"/>
            <w:lang w:val="hu-HU"/>
          </w:rPr>
          <w:t>szoftvert</w:t>
        </w:r>
      </w:ins>
      <w:ins w:id="138" w:author="HUBER, HAJNALKA" w:date="2018-02-26T09:26:00Z">
        <w:r>
          <w:rPr>
            <w:bCs/>
            <w:sz w:val="24"/>
            <w:szCs w:val="24"/>
            <w:lang w:val="hu-HU"/>
          </w:rPr>
          <w:t xml:space="preserve"> is figyelembe vettem</w:t>
        </w:r>
      </w:ins>
      <w:ins w:id="139" w:author="HUBER, HAJNALKA" w:date="2018-02-26T09:30:00Z">
        <w:r>
          <w:rPr>
            <w:bCs/>
            <w:sz w:val="24"/>
            <w:szCs w:val="24"/>
            <w:lang w:val="hu-HU"/>
          </w:rPr>
          <w:t>, mint lehetséges szoftvert</w:t>
        </w:r>
      </w:ins>
      <w:ins w:id="140" w:author="HUBER, HAJNALKA" w:date="2018-02-26T09:31:00Z">
        <w:r>
          <w:rPr>
            <w:bCs/>
            <w:sz w:val="24"/>
            <w:szCs w:val="24"/>
            <w:lang w:val="hu-HU"/>
          </w:rPr>
          <w:t>. Ez</w:t>
        </w:r>
      </w:ins>
      <w:ins w:id="141" w:author="HUBER, HAJNALKA" w:date="2018-02-26T09:26:00Z">
        <w:r>
          <w:rPr>
            <w:bCs/>
            <w:sz w:val="24"/>
            <w:szCs w:val="24"/>
            <w:lang w:val="hu-HU"/>
          </w:rPr>
          <w:t xml:space="preserve"> nagyon hasonló a </w:t>
        </w:r>
        <w:proofErr w:type="spellStart"/>
        <w:r>
          <w:rPr>
            <w:bCs/>
            <w:sz w:val="24"/>
            <w:szCs w:val="24"/>
            <w:lang w:val="hu-HU"/>
          </w:rPr>
          <w:t>Seleniumhoz</w:t>
        </w:r>
        <w:proofErr w:type="spellEnd"/>
        <w:r>
          <w:rPr>
            <w:bCs/>
            <w:sz w:val="24"/>
            <w:szCs w:val="24"/>
            <w:lang w:val="hu-HU"/>
          </w:rPr>
          <w:t xml:space="preserve"> és</w:t>
        </w:r>
      </w:ins>
      <w:ins w:id="142" w:author="HUBER, HAJNALKA" w:date="2018-02-26T09:28:00Z">
        <w:r>
          <w:rPr>
            <w:bCs/>
            <w:sz w:val="24"/>
            <w:szCs w:val="24"/>
            <w:lang w:val="hu-HU"/>
          </w:rPr>
          <w:t xml:space="preserve"> a talált leírások alapján</w:t>
        </w:r>
      </w:ins>
      <w:ins w:id="143" w:author="HUBER, HAJNALKA" w:date="2018-02-26T09:26:00Z">
        <w:r>
          <w:rPr>
            <w:bCs/>
            <w:sz w:val="24"/>
            <w:szCs w:val="24"/>
            <w:lang w:val="hu-HU"/>
          </w:rPr>
          <w:t xml:space="preserve"> könnyebben használható.</w:t>
        </w:r>
      </w:ins>
      <w:ins w:id="144" w:author="HUBER, HAJNALKA" w:date="2018-02-26T09:28:00Z">
        <w:r>
          <w:rPr>
            <w:bCs/>
            <w:sz w:val="24"/>
            <w:szCs w:val="24"/>
            <w:lang w:val="hu-HU"/>
          </w:rPr>
          <w:t xml:space="preserve"> További előnye a </w:t>
        </w:r>
        <w:proofErr w:type="spellStart"/>
        <w:r>
          <w:rPr>
            <w:bCs/>
            <w:sz w:val="24"/>
            <w:szCs w:val="24"/>
            <w:lang w:val="hu-HU"/>
          </w:rPr>
          <w:t>Seleniumhoz</w:t>
        </w:r>
        <w:proofErr w:type="spellEnd"/>
        <w:r>
          <w:rPr>
            <w:bCs/>
            <w:sz w:val="24"/>
            <w:szCs w:val="24"/>
            <w:lang w:val="hu-HU"/>
          </w:rPr>
          <w:t xml:space="preserve"> képest, hogy</w:t>
        </w:r>
      </w:ins>
      <w:ins w:id="145" w:author="HUBER, HAJNALKA" w:date="2018-02-26T09:26:00Z">
        <w:r>
          <w:rPr>
            <w:bCs/>
            <w:sz w:val="24"/>
            <w:szCs w:val="24"/>
            <w:lang w:val="hu-HU"/>
          </w:rPr>
          <w:t xml:space="preserve"> ez is</w:t>
        </w:r>
      </w:ins>
      <w:ins w:id="146" w:author="HUBER, HAJNALKA" w:date="2018-02-26T09:31:00Z">
        <w:r w:rsidR="00DB72B9">
          <w:rPr>
            <w:bCs/>
            <w:sz w:val="24"/>
            <w:szCs w:val="24"/>
            <w:lang w:val="hu-HU"/>
          </w:rPr>
          <w:t>,</w:t>
        </w:r>
      </w:ins>
      <w:ins w:id="147" w:author="HUBER, HAJNALKA" w:date="2018-02-26T09:26:00Z">
        <w:r>
          <w:rPr>
            <w:bCs/>
            <w:sz w:val="24"/>
            <w:szCs w:val="24"/>
            <w:lang w:val="hu-HU"/>
          </w:rPr>
          <w:t xml:space="preserve"> mint az </w:t>
        </w:r>
        <w:proofErr w:type="spellStart"/>
        <w:r>
          <w:rPr>
            <w:bCs/>
            <w:sz w:val="24"/>
            <w:szCs w:val="24"/>
            <w:lang w:val="hu-HU"/>
          </w:rPr>
          <w:t>eggPlant</w:t>
        </w:r>
        <w:proofErr w:type="spellEnd"/>
        <w:r>
          <w:rPr>
            <w:bCs/>
            <w:sz w:val="24"/>
            <w:szCs w:val="24"/>
            <w:lang w:val="hu-HU"/>
          </w:rPr>
          <w:t xml:space="preserve"> nem csak webes felületek funkcionális tesztjére </w:t>
        </w:r>
      </w:ins>
      <w:ins w:id="148" w:author="HUBER, HAJNALKA" w:date="2018-02-26T09:28:00Z">
        <w:r>
          <w:rPr>
            <w:bCs/>
            <w:sz w:val="24"/>
            <w:szCs w:val="24"/>
            <w:lang w:val="hu-HU"/>
          </w:rPr>
          <w:t>alkalmas</w:t>
        </w:r>
      </w:ins>
      <w:ins w:id="149" w:author="HUBER, HAJNALKA" w:date="2018-02-26T09:26:00Z">
        <w:r>
          <w:rPr>
            <w:bCs/>
            <w:sz w:val="24"/>
            <w:szCs w:val="24"/>
            <w:lang w:val="hu-HU"/>
          </w:rPr>
          <w:t xml:space="preserve">. </w:t>
        </w:r>
      </w:ins>
      <w:ins w:id="150" w:author="HUBER, HAJNALKA" w:date="2018-02-26T09:28:00Z">
        <w:r>
          <w:rPr>
            <w:bCs/>
            <w:sz w:val="24"/>
            <w:szCs w:val="24"/>
            <w:lang w:val="hu-HU"/>
          </w:rPr>
          <w:t>E</w:t>
        </w:r>
      </w:ins>
      <w:ins w:id="151" w:author="HUBER, HAJNALKA" w:date="2018-02-26T09:29:00Z">
        <w:r>
          <w:rPr>
            <w:bCs/>
            <w:sz w:val="24"/>
            <w:szCs w:val="24"/>
            <w:lang w:val="hu-HU"/>
          </w:rPr>
          <w:t xml:space="preserve">gyetlen komoly hátránya, hogy nem ingyenes, tehát használata komoly költségeket von maga után, amik csak nagyon nagy léptékű tesztelés esetén térülne meg. </w:t>
        </w:r>
      </w:ins>
      <w:ins w:id="152" w:author="HUBER, HAJNALKA" w:date="2018-02-26T09:30:00Z">
        <w:r>
          <w:rPr>
            <w:bCs/>
            <w:sz w:val="24"/>
            <w:szCs w:val="24"/>
            <w:lang w:val="hu-HU"/>
          </w:rPr>
          <w:t xml:space="preserve">Mivel nekem csak webes felületű teszt megvalósítására van szükségem és a tesztek mennyisége sem indokolja ezért ezt az eszközt is elvetettem. </w:t>
        </w:r>
      </w:ins>
      <w:ins w:id="153" w:author="HUBER, HAJNALKA" w:date="2018-02-26T09:33:00Z">
        <w:r w:rsidR="00DB72B9">
          <w:rPr>
            <w:bCs/>
            <w:sz w:val="24"/>
            <w:szCs w:val="24"/>
            <w:lang w:val="hu-HU"/>
          </w:rPr>
          <w:t>[1</w:t>
        </w:r>
      </w:ins>
      <w:ins w:id="154" w:author="HUBER, HAJNALKA" w:date="2018-02-26T09:50:00Z">
        <w:r w:rsidR="006E4ABC">
          <w:rPr>
            <w:bCs/>
            <w:sz w:val="24"/>
            <w:szCs w:val="24"/>
            <w:lang w:val="hu-HU"/>
          </w:rPr>
          <w:t>2</w:t>
        </w:r>
      </w:ins>
      <w:ins w:id="155" w:author="HUBER, HAJNALKA" w:date="2018-02-26T09:33:00Z">
        <w:r w:rsidR="00DB72B9">
          <w:rPr>
            <w:bCs/>
            <w:sz w:val="24"/>
            <w:szCs w:val="24"/>
            <w:lang w:val="hu-HU"/>
          </w:rPr>
          <w:t>]</w:t>
        </w:r>
      </w:ins>
    </w:p>
    <w:p w14:paraId="69628FE4" w14:textId="72642D13" w:rsidR="00CC77C2" w:rsidRPr="00DB72B9" w:rsidDel="00DB72B9" w:rsidRDefault="00DB72B9">
      <w:pPr>
        <w:pStyle w:val="ListParagraph"/>
        <w:spacing w:before="360" w:line="360" w:lineRule="auto"/>
        <w:ind w:left="0" w:firstLine="283"/>
        <w:jc w:val="both"/>
        <w:rPr>
          <w:del w:id="156" w:author="HUBER, HAJNALKA" w:date="2018-02-26T09:37:00Z"/>
          <w:bCs/>
          <w:sz w:val="24"/>
          <w:szCs w:val="24"/>
          <w:lang w:val="hu-HU"/>
          <w:rPrChange w:id="157" w:author="HUBER, HAJNALKA" w:date="2018-02-26T09:37:00Z">
            <w:rPr>
              <w:del w:id="158" w:author="HUBER, HAJNALKA" w:date="2018-02-26T09:37:00Z"/>
              <w:lang w:val="hu-HU"/>
            </w:rPr>
          </w:rPrChange>
        </w:rPr>
        <w:pPrChange w:id="159" w:author="HUBER, HAJNALKA" w:date="2018-02-26T09:37:00Z">
          <w:pPr>
            <w:pStyle w:val="ListParagraph"/>
            <w:spacing w:before="360" w:line="360" w:lineRule="auto"/>
            <w:ind w:left="284" w:firstLine="283"/>
            <w:jc w:val="both"/>
          </w:pPr>
        </w:pPrChange>
      </w:pPr>
      <w:ins w:id="160" w:author="HUBER, HAJNALKA" w:date="2018-02-26T09:34:00Z">
        <w:r>
          <w:rPr>
            <w:bCs/>
            <w:sz w:val="24"/>
            <w:szCs w:val="24"/>
            <w:lang w:val="hu-HU"/>
          </w:rPr>
          <w:t>Ezek után már tisztán látszott</w:t>
        </w:r>
      </w:ins>
      <w:ins w:id="161" w:author="HUBER, HAJNALKA" w:date="2018-02-26T09:35:00Z">
        <w:r>
          <w:rPr>
            <w:bCs/>
            <w:sz w:val="24"/>
            <w:szCs w:val="24"/>
            <w:lang w:val="hu-HU"/>
          </w:rPr>
          <w:t>,</w:t>
        </w:r>
      </w:ins>
      <w:ins w:id="162" w:author="HUBER, HAJNALKA" w:date="2018-02-26T09:34:00Z">
        <w:r>
          <w:rPr>
            <w:bCs/>
            <w:sz w:val="24"/>
            <w:szCs w:val="24"/>
            <w:lang w:val="hu-HU"/>
          </w:rPr>
          <w:t xml:space="preserve"> hogy a </w:t>
        </w:r>
        <w:r w:rsidRPr="00DB72B9">
          <w:rPr>
            <w:b/>
            <w:bCs/>
            <w:sz w:val="24"/>
            <w:szCs w:val="24"/>
            <w:lang w:val="hu-HU"/>
            <w:rPrChange w:id="163" w:author="HUBER, HAJNALKA" w:date="2018-02-26T09:37:00Z">
              <w:rPr>
                <w:bCs/>
                <w:sz w:val="24"/>
                <w:szCs w:val="24"/>
                <w:lang w:val="hu-HU"/>
              </w:rPr>
            </w:rPrChange>
          </w:rPr>
          <w:t>Selenium</w:t>
        </w:r>
        <w:r>
          <w:rPr>
            <w:bCs/>
            <w:sz w:val="24"/>
            <w:szCs w:val="24"/>
            <w:lang w:val="hu-HU"/>
          </w:rPr>
          <w:t xml:space="preserve"> által nyújtott lehetőségek lesznek a leginkább megfelelőek számomra. </w:t>
        </w:r>
      </w:ins>
      <w:ins w:id="164" w:author="HUBER, HAJNALKA" w:date="2018-02-26T09:35:00Z">
        <w:r>
          <w:rPr>
            <w:bCs/>
            <w:sz w:val="24"/>
            <w:szCs w:val="24"/>
            <w:lang w:val="hu-HU"/>
          </w:rPr>
          <w:t xml:space="preserve">Egyetlen hátránya, hogy komolyabb fejlesztői tudást igényel a tesztelőktől, és csak webes eszközök felhasználói felületének tesztelésére alkalmas. Nagy előnye viszont, hogy jól karban tartható a széleskörű lokalizációs lehetőségeknek köszönhetően valamint ingyenesen lehet </w:t>
        </w:r>
      </w:ins>
      <w:ins w:id="165" w:author="HUBER, HAJNALKA" w:date="2018-02-26T09:37:00Z">
        <w:r>
          <w:rPr>
            <w:bCs/>
            <w:sz w:val="24"/>
            <w:szCs w:val="24"/>
            <w:lang w:val="hu-HU"/>
          </w:rPr>
          <w:t>használni</w:t>
        </w:r>
      </w:ins>
      <w:ins w:id="166" w:author="HUBER, HAJNALKA" w:date="2018-02-26T09:35:00Z">
        <w:r>
          <w:rPr>
            <w:bCs/>
            <w:sz w:val="24"/>
            <w:szCs w:val="24"/>
            <w:lang w:val="hu-HU"/>
          </w:rPr>
          <w:t xml:space="preserve"> és népszerűsége miatt sok segítség érhető el az interneten így külön tanfolyamköltségekre sem kell számítani, ha ezt az eszközt választom.</w:t>
        </w:r>
      </w:ins>
      <w:del w:id="167" w:author="HUBER, HAJNALKA" w:date="2018-02-26T09:00:00Z">
        <w:r w:rsidR="005F2899" w:rsidRPr="00DB72B9" w:rsidDel="000E2582">
          <w:rPr>
            <w:bCs/>
            <w:sz w:val="24"/>
            <w:szCs w:val="24"/>
            <w:lang w:val="hu-HU"/>
            <w:rPrChange w:id="168" w:author="HUBER, HAJNALKA" w:date="2018-02-26T09:37:00Z">
              <w:rPr>
                <w:lang w:val="hu-HU"/>
              </w:rPr>
            </w:rPrChange>
          </w:rPr>
          <w:delText>Ezt egyfajta lehetséges tesztelési fejlődési folyamaton keresztül mutatom be.</w:delText>
        </w:r>
      </w:del>
    </w:p>
    <w:p w14:paraId="7E875ABB" w14:textId="77777777" w:rsidR="000E2582" w:rsidRPr="00DB72B9" w:rsidRDefault="000E2582">
      <w:pPr>
        <w:pStyle w:val="ListParagraph"/>
        <w:spacing w:before="360" w:line="360" w:lineRule="auto"/>
        <w:ind w:left="0" w:firstLine="283"/>
        <w:jc w:val="both"/>
        <w:rPr>
          <w:ins w:id="169" w:author="HUBER, HAJNALKA" w:date="2018-02-26T09:06:00Z"/>
          <w:lang w:val="hu-HU"/>
        </w:rPr>
        <w:pPrChange w:id="170" w:author="HUBER, HAJNALKA" w:date="2018-02-26T09:37:00Z">
          <w:pPr>
            <w:pStyle w:val="ListParagraph"/>
            <w:spacing w:before="360" w:line="360" w:lineRule="auto"/>
            <w:ind w:left="284" w:firstLine="283"/>
            <w:jc w:val="both"/>
          </w:pPr>
        </w:pPrChange>
      </w:pPr>
    </w:p>
    <w:p w14:paraId="05371E2F" w14:textId="1FEB9DF9" w:rsidR="005F2899" w:rsidRDefault="005F2899" w:rsidP="006E4ABC">
      <w:pPr>
        <w:pStyle w:val="ListParagraph"/>
        <w:spacing w:before="360" w:line="360" w:lineRule="auto"/>
        <w:ind w:left="0" w:firstLine="283"/>
        <w:jc w:val="both"/>
        <w:rPr>
          <w:ins w:id="171" w:author="HUBER, HAJNALKA" w:date="2018-02-26T08:55:00Z"/>
          <w:sz w:val="23"/>
          <w:szCs w:val="23"/>
          <w:lang w:val="hu-HU"/>
        </w:rPr>
      </w:pPr>
      <w:r>
        <w:rPr>
          <w:bCs/>
          <w:sz w:val="24"/>
          <w:szCs w:val="24"/>
          <w:lang w:val="hu-HU"/>
        </w:rPr>
        <w:t xml:space="preserve"> Első lépésben egy olyan</w:t>
      </w:r>
      <w:del w:id="172" w:author="HUBER, HAJNALKA" w:date="2018-02-26T09:37:00Z">
        <w:r w:rsidDel="00DB72B9">
          <w:rPr>
            <w:bCs/>
            <w:sz w:val="24"/>
            <w:szCs w:val="24"/>
            <w:lang w:val="hu-HU"/>
          </w:rPr>
          <w:delText xml:space="preserve"> egyszerűbb</w:delText>
        </w:r>
      </w:del>
      <w:ins w:id="173" w:author="HUBER, HAJNALKA" w:date="2018-02-26T09:37:00Z">
        <w:r w:rsidR="00DB72B9">
          <w:rPr>
            <w:bCs/>
            <w:sz w:val="24"/>
            <w:szCs w:val="24"/>
            <w:lang w:val="hu-HU"/>
          </w:rPr>
          <w:t xml:space="preserve"> Selenium által támogatott</w:t>
        </w:r>
      </w:ins>
      <w:r>
        <w:rPr>
          <w:bCs/>
          <w:sz w:val="24"/>
          <w:szCs w:val="24"/>
          <w:lang w:val="hu-HU"/>
        </w:rPr>
        <w:t xml:space="preserve">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w:t>
      </w:r>
      <w:proofErr w:type="gramStart"/>
      <w:r>
        <w:rPr>
          <w:bCs/>
          <w:sz w:val="24"/>
          <w:szCs w:val="24"/>
          <w:lang w:val="hu-HU"/>
        </w:rPr>
        <w:t>ezen</w:t>
      </w:r>
      <w:proofErr w:type="gramEnd"/>
      <w:r>
        <w:rPr>
          <w:bCs/>
          <w:sz w:val="24"/>
          <w:szCs w:val="24"/>
          <w:lang w:val="hu-HU"/>
        </w:rPr>
        <w:t xml:space="preserve"> lépésekhez </w:t>
      </w:r>
      <w:r>
        <w:rPr>
          <w:bCs/>
          <w:sz w:val="24"/>
          <w:szCs w:val="24"/>
          <w:lang w:val="hu-HU"/>
        </w:rPr>
        <w:lastRenderedPageBreak/>
        <w:t xml:space="preserve">adatokat rendelhetünk ezzel bővítve a tesztesetek számát. Majd ahogy elméletben nő a 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t>
      </w:r>
      <w:proofErr w:type="spellStart"/>
      <w:r w:rsidRPr="005F2899">
        <w:rPr>
          <w:sz w:val="23"/>
          <w:szCs w:val="23"/>
          <w:lang w:val="hu-HU"/>
        </w:rPr>
        <w:t>WebDriver-t</w:t>
      </w:r>
      <w:proofErr w:type="spellEnd"/>
      <w:r w:rsidRPr="005F2899">
        <w:rPr>
          <w:sz w:val="23"/>
          <w:szCs w:val="23"/>
          <w:lang w:val="hu-HU"/>
        </w:rPr>
        <w:t xml:space="preserve"> és annak architektúráját, mellyel már programozható a tesztelés, hatásos megoldásokat nyújtva. Így a tesztelési folyamat teljes körűen támogatottá válik.</w:t>
      </w:r>
      <w:ins w:id="174" w:author="HUBER, HAJNALKA" w:date="2018-02-26T09:51:00Z">
        <w:r w:rsidR="006E4ABC">
          <w:rPr>
            <w:sz w:val="23"/>
            <w:szCs w:val="23"/>
            <w:lang w:val="hu-HU"/>
          </w:rPr>
          <w:t xml:space="preserve"> [13]</w:t>
        </w:r>
      </w:ins>
    </w:p>
    <w:p w14:paraId="2A2CB906" w14:textId="77777777" w:rsidR="000122F2" w:rsidRPr="005F2899" w:rsidRDefault="000122F2" w:rsidP="005F2899">
      <w:pPr>
        <w:pStyle w:val="ListParagraph"/>
        <w:spacing w:before="360" w:line="360" w:lineRule="auto"/>
        <w:ind w:left="284" w:firstLine="283"/>
        <w:jc w:val="both"/>
        <w:rPr>
          <w:bCs/>
          <w:sz w:val="24"/>
          <w:szCs w:val="24"/>
          <w:lang w:val="hu-HU"/>
        </w:rPr>
      </w:pP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t xml:space="preserve">4.1.1. </w:t>
      </w:r>
      <w:proofErr w:type="spellStart"/>
      <w:r w:rsidRPr="009264FF">
        <w:rPr>
          <w:b/>
          <w:sz w:val="32"/>
          <w:szCs w:val="32"/>
          <w:lang w:val="hu-HU"/>
        </w:rPr>
        <w:t>Record</w:t>
      </w:r>
      <w:proofErr w:type="spellEnd"/>
      <w:r w:rsidRPr="009264FF">
        <w:rPr>
          <w:b/>
          <w:sz w:val="32"/>
          <w:szCs w:val="32"/>
          <w:lang w:val="hu-HU"/>
        </w:rPr>
        <w:t xml:space="preserve"> and </w:t>
      </w:r>
      <w:proofErr w:type="spellStart"/>
      <w:r w:rsidRPr="009264FF">
        <w:rPr>
          <w:b/>
          <w:sz w:val="32"/>
          <w:szCs w:val="32"/>
          <w:lang w:val="hu-HU"/>
        </w:rPr>
        <w:t>replay</w:t>
      </w:r>
      <w:proofErr w:type="spellEnd"/>
      <w:r w:rsidRPr="009264FF">
        <w:rPr>
          <w:b/>
          <w:sz w:val="32"/>
          <w:szCs w:val="32"/>
          <w:lang w:val="hu-HU"/>
        </w:rPr>
        <w:t xml:space="preserve">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GUI </w:t>
      </w:r>
      <w:proofErr w:type="spellStart"/>
      <w:r w:rsidRPr="0012745A">
        <w:rPr>
          <w:color w:val="000000"/>
          <w:sz w:val="24"/>
          <w:szCs w:val="24"/>
          <w:shd w:val="clear" w:color="auto" w:fill="FFFFFF"/>
          <w:lang w:val="hu-HU"/>
        </w:rPr>
        <w:t>record</w:t>
      </w:r>
      <w:proofErr w:type="spellEnd"/>
      <w:r w:rsidRPr="0012745A">
        <w:rPr>
          <w:color w:val="000000"/>
          <w:sz w:val="24"/>
          <w:szCs w:val="24"/>
          <w:shd w:val="clear" w:color="auto" w:fill="FFFFFF"/>
          <w:lang w:val="hu-HU"/>
        </w:rPr>
        <w:t xml:space="preserve"> &amp; </w:t>
      </w:r>
      <w:proofErr w:type="spellStart"/>
      <w:r w:rsidRPr="0012745A">
        <w:rPr>
          <w:color w:val="000000"/>
          <w:sz w:val="24"/>
          <w:szCs w:val="24"/>
          <w:shd w:val="clear" w:color="auto" w:fill="FFFFFF"/>
          <w:lang w:val="hu-HU"/>
        </w:rPr>
        <w:t>replay</w:t>
      </w:r>
      <w:proofErr w:type="spellEnd"/>
      <w:r w:rsidRPr="0012745A">
        <w:rPr>
          <w:color w:val="000000"/>
          <w:sz w:val="24"/>
          <w:szCs w:val="24"/>
          <w:shd w:val="clear" w:color="auto" w:fill="FFFFFF"/>
          <w:lang w:val="hu-HU"/>
        </w:rPr>
        <w:t xml:space="preserve">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 xml:space="preserve">grafikus </w:t>
      </w:r>
      <w:proofErr w:type="spellStart"/>
      <w:r w:rsidR="00C27D81" w:rsidRPr="0012745A">
        <w:rPr>
          <w:color w:val="000000"/>
          <w:sz w:val="24"/>
          <w:szCs w:val="24"/>
          <w:shd w:val="clear" w:color="auto" w:fill="FFFFFF"/>
          <w:lang w:val="hu-HU"/>
        </w:rPr>
        <w:t>interfé</w:t>
      </w:r>
      <w:r w:rsidRPr="0012745A">
        <w:rPr>
          <w:color w:val="000000"/>
          <w:sz w:val="24"/>
          <w:szCs w:val="24"/>
          <w:shd w:val="clear" w:color="auto" w:fill="FFFFFF"/>
          <w:lang w:val="hu-HU"/>
        </w:rPr>
        <w:t>sszel</w:t>
      </w:r>
      <w:proofErr w:type="spellEnd"/>
      <w:r w:rsidRPr="0012745A">
        <w:rPr>
          <w:color w:val="000000"/>
          <w:sz w:val="24"/>
          <w:szCs w:val="24"/>
          <w:shd w:val="clear" w:color="auto" w:fill="FFFFFF"/>
          <w:lang w:val="hu-HU"/>
        </w:rPr>
        <w:t xml:space="preserve">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w:t>
      </w:r>
      <w:proofErr w:type="spellStart"/>
      <w:r w:rsidRPr="0012745A">
        <w:rPr>
          <w:color w:val="000000"/>
          <w:sz w:val="24"/>
          <w:szCs w:val="24"/>
          <w:shd w:val="clear" w:color="auto" w:fill="FFFFFF"/>
          <w:lang w:val="hu-HU"/>
        </w:rPr>
        <w:t>s</w:t>
      </w:r>
      <w:r w:rsidR="00D6691A">
        <w:rPr>
          <w:color w:val="000000"/>
          <w:sz w:val="24"/>
          <w:szCs w:val="24"/>
          <w:shd w:val="clear" w:color="auto" w:fill="FFFFFF"/>
          <w:lang w:val="hu-HU"/>
        </w:rPr>
        <w:t>z</w:t>
      </w:r>
      <w:r w:rsidRPr="0012745A">
        <w:rPr>
          <w:color w:val="000000"/>
          <w:sz w:val="24"/>
          <w:szCs w:val="24"/>
          <w:shd w:val="clear" w:color="auto" w:fill="FFFFFF"/>
          <w:lang w:val="hu-HU"/>
        </w:rPr>
        <w:t>kript</w:t>
      </w:r>
      <w:proofErr w:type="spellEnd"/>
      <w:r w:rsidRPr="0012745A">
        <w:rPr>
          <w:color w:val="000000"/>
          <w:sz w:val="24"/>
          <w:szCs w:val="24"/>
          <w:shd w:val="clear" w:color="auto" w:fill="FFFFFF"/>
          <w:lang w:val="hu-HU"/>
        </w:rPr>
        <w:t xml:space="preserve">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w:t>
      </w:r>
      <w:del w:id="175" w:author="HUBER, HAJNALKA" w:date="2018-02-26T09:40:00Z">
        <w:r w:rsidR="00C27D81" w:rsidRPr="0012745A" w:rsidDel="00DB72B9">
          <w:rPr>
            <w:color w:val="000000"/>
            <w:sz w:val="24"/>
            <w:szCs w:val="24"/>
            <w:shd w:val="clear" w:color="auto" w:fill="FFFFFF"/>
            <w:lang w:val="hu-HU"/>
          </w:rPr>
          <w:delText>(1)</w:delText>
        </w:r>
      </w:del>
    </w:p>
    <w:p w14:paraId="21AAB9F8"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DAD283A"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w:t>
      </w:r>
      <w:proofErr w:type="spellStart"/>
      <w:r w:rsidRPr="0012745A">
        <w:rPr>
          <w:color w:val="000000"/>
          <w:sz w:val="24"/>
          <w:szCs w:val="24"/>
          <w:shd w:val="clear" w:color="auto" w:fill="FFFFFF"/>
          <w:lang w:val="hu-HU"/>
        </w:rPr>
        <w:t>plugin</w:t>
      </w:r>
      <w:proofErr w:type="spellEnd"/>
      <w:r w:rsidRPr="0012745A">
        <w:rPr>
          <w:color w:val="000000"/>
          <w:sz w:val="24"/>
          <w:szCs w:val="24"/>
          <w:shd w:val="clear" w:color="auto" w:fill="FFFFFF"/>
          <w:lang w:val="hu-HU"/>
        </w:rPr>
        <w:t xml:space="preserve"> segítségével fogok tesztelni. Így be tudom mutatni azt, hogy mik ezeknek az eszközöknek az előnye és a hátránya. </w:t>
      </w:r>
    </w:p>
    <w:p w14:paraId="66ECF755" w14:textId="77777777" w:rsidR="00C27D81" w:rsidRPr="0012745A" w:rsidRDefault="00C27D81" w:rsidP="00DB72B9">
      <w:pPr>
        <w:pStyle w:val="ListParagraph"/>
        <w:spacing w:before="360" w:line="360" w:lineRule="auto"/>
        <w:ind w:left="0" w:firstLine="284"/>
        <w:jc w:val="both"/>
        <w:rPr>
          <w:color w:val="000000"/>
          <w:sz w:val="24"/>
          <w:szCs w:val="24"/>
          <w:shd w:val="clear" w:color="auto" w:fill="FFFFFF"/>
          <w:lang w:val="hu-HU"/>
        </w:rPr>
      </w:pPr>
    </w:p>
    <w:p w14:paraId="2BD975E9" w14:textId="77777777" w:rsidR="00AB59F5" w:rsidRPr="0012745A" w:rsidRDefault="0012745A" w:rsidP="006823D4">
      <w:pPr>
        <w:pStyle w:val="ListParagraph"/>
        <w:spacing w:before="360" w:line="360" w:lineRule="auto"/>
        <w:ind w:left="0"/>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6823D4">
      <w:pPr>
        <w:pStyle w:val="ListParagraph"/>
        <w:spacing w:before="360" w:line="360" w:lineRule="auto"/>
        <w:ind w:left="0" w:firstLine="284"/>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w:t>
      </w:r>
      <w:proofErr w:type="spellStart"/>
      <w:r w:rsidR="00266A79">
        <w:rPr>
          <w:color w:val="000000"/>
          <w:sz w:val="24"/>
          <w:szCs w:val="24"/>
          <w:shd w:val="clear" w:color="auto" w:fill="FFFFFF"/>
          <w:lang w:val="hu-HU"/>
        </w:rPr>
        <w:t>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proofErr w:type="spellEnd"/>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w:t>
      </w:r>
      <w:proofErr w:type="spellStart"/>
      <w:r w:rsidR="00266A79">
        <w:rPr>
          <w:color w:val="000000"/>
          <w:sz w:val="24"/>
          <w:szCs w:val="24"/>
          <w:shd w:val="clear" w:color="auto" w:fill="FFFFFF"/>
          <w:lang w:val="hu-HU"/>
        </w:rPr>
        <w:t>debugolását</w:t>
      </w:r>
      <w:proofErr w:type="spellEnd"/>
      <w:r w:rsidR="00266A79">
        <w:rPr>
          <w:color w:val="000000"/>
          <w:sz w:val="24"/>
          <w:szCs w:val="24"/>
          <w:shd w:val="clear" w:color="auto" w:fill="FFFFFF"/>
          <w:lang w:val="hu-HU"/>
        </w:rPr>
        <w:t xml:space="preserve">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w:t>
      </w:r>
      <w:proofErr w:type="spellStart"/>
      <w:r w:rsidRPr="00266A79">
        <w:rPr>
          <w:color w:val="000000"/>
          <w:sz w:val="24"/>
          <w:szCs w:val="24"/>
          <w:shd w:val="clear" w:color="auto" w:fill="FFFFFF"/>
          <w:lang w:val="hu-HU"/>
        </w:rPr>
        <w:t>Core</w:t>
      </w:r>
      <w:r w:rsidR="00266A79" w:rsidRPr="00266A79">
        <w:rPr>
          <w:color w:val="000000"/>
          <w:sz w:val="24"/>
          <w:szCs w:val="24"/>
          <w:shd w:val="clear" w:color="auto" w:fill="FFFFFF"/>
          <w:lang w:val="hu-HU"/>
        </w:rPr>
        <w:t>t</w:t>
      </w:r>
      <w:proofErr w:type="spellEnd"/>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6823D4">
      <w:pPr>
        <w:pStyle w:val="ListParagraph"/>
        <w:spacing w:before="360" w:line="360" w:lineRule="auto"/>
        <w:ind w:left="0"/>
        <w:jc w:val="both"/>
        <w:rPr>
          <w:bCs/>
          <w:sz w:val="24"/>
          <w:szCs w:val="24"/>
          <w:lang w:val="hu-HU"/>
        </w:rPr>
      </w:pPr>
    </w:p>
    <w:p w14:paraId="2CE6E622" w14:textId="40798024" w:rsidR="00266A79" w:rsidRDefault="00E04FA6" w:rsidP="006823D4">
      <w:pPr>
        <w:pStyle w:val="ListParagraph"/>
        <w:spacing w:before="360" w:line="360" w:lineRule="auto"/>
        <w:ind w:left="0" w:firstLine="284"/>
        <w:jc w:val="both"/>
        <w:rPr>
          <w:bCs/>
          <w:sz w:val="24"/>
          <w:szCs w:val="24"/>
          <w:lang w:val="hu-HU"/>
        </w:rPr>
      </w:pPr>
      <w:r w:rsidRPr="00E04FA6">
        <w:rPr>
          <w:bCs/>
          <w:sz w:val="24"/>
          <w:szCs w:val="24"/>
          <w:lang w:val="hu-HU"/>
        </w:rPr>
        <w:lastRenderedPageBreak/>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Default="00E147C9" w:rsidP="006823D4">
      <w:pPr>
        <w:pStyle w:val="ListParagraph"/>
        <w:spacing w:before="360" w:line="360" w:lineRule="auto"/>
        <w:ind w:left="0" w:firstLine="284"/>
        <w:jc w:val="both"/>
        <w:rPr>
          <w:ins w:id="176" w:author="HUBER, HAJNALKA" w:date="2018-02-26T08:55:00Z"/>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10C2E5F6" w14:textId="77777777" w:rsidR="000122F2" w:rsidRPr="00E147C9" w:rsidRDefault="000122F2" w:rsidP="00E147C9">
      <w:pPr>
        <w:pStyle w:val="ListParagraph"/>
        <w:spacing w:before="360" w:line="360" w:lineRule="auto"/>
        <w:jc w:val="both"/>
        <w:rPr>
          <w:bCs/>
          <w:sz w:val="24"/>
          <w:szCs w:val="24"/>
          <w:lang w:val="hu-HU"/>
        </w:rPr>
      </w:pPr>
    </w:p>
    <w:p w14:paraId="53300DD1" w14:textId="77777777" w:rsidR="00E147C9" w:rsidRDefault="00E147C9" w:rsidP="00DA52BF">
      <w:pPr>
        <w:pStyle w:val="ListParagraph"/>
        <w:spacing w:before="360" w:line="360" w:lineRule="auto"/>
        <w:jc w:val="both"/>
        <w:rPr>
          <w:bCs/>
          <w:sz w:val="24"/>
          <w:szCs w:val="24"/>
          <w:lang w:val="hu-HU"/>
        </w:rPr>
      </w:pPr>
      <w:r>
        <w:rPr>
          <w:noProof/>
        </w:rPr>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6823D4">
      <w:pPr>
        <w:pStyle w:val="ListParagraph"/>
        <w:spacing w:before="360" w:line="360" w:lineRule="auto"/>
        <w:ind w:left="0" w:firstLine="284"/>
        <w:jc w:val="both"/>
        <w:rPr>
          <w:ins w:id="177" w:author="HUBER, HAJNALKA" w:date="2018-02-26T11:21:00Z"/>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w:t>
      </w:r>
      <w:proofErr w:type="spellStart"/>
      <w:r>
        <w:rPr>
          <w:bCs/>
          <w:sz w:val="24"/>
          <w:szCs w:val="24"/>
          <w:lang w:val="hu-HU"/>
        </w:rPr>
        <w:t>Table</w:t>
      </w:r>
      <w:proofErr w:type="spellEnd"/>
      <w:r>
        <w:rPr>
          <w:bCs/>
          <w:sz w:val="24"/>
          <w:szCs w:val="24"/>
          <w:lang w:val="hu-HU"/>
        </w:rPr>
        <w:t xml:space="preserve"> és </w:t>
      </w:r>
      <w:proofErr w:type="spellStart"/>
      <w:r>
        <w:rPr>
          <w:bCs/>
          <w:sz w:val="24"/>
          <w:szCs w:val="24"/>
          <w:lang w:val="hu-HU"/>
        </w:rPr>
        <w:t>Source</w:t>
      </w:r>
      <w:proofErr w:type="spellEnd"/>
    </w:p>
    <w:p w14:paraId="6186E4ED" w14:textId="77777777" w:rsidR="006823D4" w:rsidRDefault="006823D4" w:rsidP="006823D4">
      <w:pPr>
        <w:pStyle w:val="ListParagraph"/>
        <w:spacing w:before="360" w:line="360" w:lineRule="auto"/>
        <w:ind w:left="0" w:firstLine="284"/>
        <w:jc w:val="both"/>
        <w:rPr>
          <w:bCs/>
          <w:sz w:val="24"/>
          <w:szCs w:val="24"/>
          <w:lang w:val="hu-HU"/>
        </w:rPr>
      </w:pPr>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0E5902A3" w:rsidR="00A018EF" w:rsidDel="000122F2" w:rsidRDefault="00B80756" w:rsidP="00986776">
      <w:pPr>
        <w:pStyle w:val="ListParagraph"/>
        <w:spacing w:before="360" w:line="360" w:lineRule="auto"/>
        <w:ind w:left="0" w:firstLine="284"/>
        <w:jc w:val="both"/>
        <w:rPr>
          <w:del w:id="178" w:author="HUBER, HAJNALKA" w:date="2018-02-26T08:55:00Z"/>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w:t>
      </w:r>
      <w:proofErr w:type="spellStart"/>
      <w:r w:rsidR="004D4927">
        <w:rPr>
          <w:bCs/>
          <w:sz w:val="24"/>
          <w:szCs w:val="24"/>
          <w:lang w:val="hu-HU"/>
        </w:rPr>
        <w:t>record</w:t>
      </w:r>
      <w:ins w:id="179" w:author="attila" w:date="2018-02-13T12:05:00Z">
        <w:r w:rsidR="007A31A7">
          <w:rPr>
            <w:bCs/>
            <w:sz w:val="24"/>
            <w:szCs w:val="24"/>
            <w:lang w:val="hu-HU"/>
          </w:rPr>
          <w:t>-</w:t>
        </w:r>
      </w:ins>
      <w:del w:id="180" w:author="attila" w:date="2018-02-13T12:05:00Z">
        <w:r w:rsidR="004D4927" w:rsidDel="007A31A7">
          <w:rPr>
            <w:bCs/>
            <w:sz w:val="24"/>
            <w:szCs w:val="24"/>
            <w:lang w:val="hu-HU"/>
          </w:rPr>
          <w:delText xml:space="preserve"> </w:delText>
        </w:r>
      </w:del>
      <w:r w:rsidR="004D4927">
        <w:rPr>
          <w:bCs/>
          <w:sz w:val="24"/>
          <w:szCs w:val="24"/>
          <w:lang w:val="hu-HU"/>
        </w:rPr>
        <w:t>and</w:t>
      </w:r>
      <w:ins w:id="181" w:author="attila" w:date="2018-02-13T12:05:00Z">
        <w:r w:rsidR="007A31A7">
          <w:rPr>
            <w:bCs/>
            <w:sz w:val="24"/>
            <w:szCs w:val="24"/>
            <w:lang w:val="hu-HU"/>
          </w:rPr>
          <w:t>-</w:t>
        </w:r>
      </w:ins>
      <w:del w:id="182" w:author="attila" w:date="2018-02-13T12:05:00Z">
        <w:r w:rsidR="004D4927" w:rsidDel="007A31A7">
          <w:rPr>
            <w:bCs/>
            <w:sz w:val="24"/>
            <w:szCs w:val="24"/>
            <w:lang w:val="hu-HU"/>
          </w:rPr>
          <w:delText xml:space="preserve"> </w:delText>
        </w:r>
      </w:del>
      <w:r w:rsidR="004D4927">
        <w:rPr>
          <w:bCs/>
          <w:sz w:val="24"/>
          <w:szCs w:val="24"/>
          <w:lang w:val="hu-HU"/>
        </w:rPr>
        <w:t>replay</w:t>
      </w:r>
      <w:proofErr w:type="spellEnd"/>
      <w:r w:rsidR="004D4927">
        <w:rPr>
          <w:bCs/>
          <w:sz w:val="24"/>
          <w:szCs w:val="24"/>
          <w:lang w:val="hu-HU"/>
        </w:rPr>
        <w:t xml:space="preserve">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akár adatelőkészítésre is alkalmas lehet a sokszor ismétlődő egyszerű lépéseket kell csak végrehajtani. </w:t>
      </w:r>
      <w:ins w:id="183" w:author="HUBER, HAJNALKA" w:date="2018-02-26T09:39:00Z">
        <w:r w:rsidR="00DB72B9">
          <w:rPr>
            <w:bCs/>
            <w:sz w:val="24"/>
            <w:szCs w:val="24"/>
            <w:lang w:val="hu-HU"/>
          </w:rPr>
          <w:t>[1</w:t>
        </w:r>
      </w:ins>
      <w:ins w:id="184" w:author="HUBER, HAJNALKA" w:date="2018-02-26T09:51:00Z">
        <w:r w:rsidR="006E4ABC">
          <w:rPr>
            <w:bCs/>
            <w:sz w:val="24"/>
            <w:szCs w:val="24"/>
            <w:lang w:val="hu-HU"/>
          </w:rPr>
          <w:t>4</w:t>
        </w:r>
      </w:ins>
      <w:ins w:id="185" w:author="HUBER, HAJNALKA" w:date="2018-02-26T09:39:00Z">
        <w:r w:rsidR="00DB72B9">
          <w:rPr>
            <w:bCs/>
            <w:sz w:val="24"/>
            <w:szCs w:val="24"/>
            <w:lang w:val="hu-HU"/>
          </w:rPr>
          <w:t>]</w:t>
        </w:r>
      </w:ins>
    </w:p>
    <w:p w14:paraId="0B2C9EE0" w14:textId="77777777" w:rsidR="00B80756" w:rsidRPr="000122F2" w:rsidDel="000122F2" w:rsidRDefault="00B80756">
      <w:pPr>
        <w:spacing w:before="360" w:line="360" w:lineRule="auto"/>
        <w:ind w:firstLine="284"/>
        <w:jc w:val="both"/>
        <w:rPr>
          <w:del w:id="186" w:author="HUBER, HAJNALKA" w:date="2018-02-26T08:55:00Z"/>
          <w:bCs/>
          <w:sz w:val="24"/>
          <w:szCs w:val="24"/>
          <w:lang w:val="hu-HU"/>
          <w:rPrChange w:id="187" w:author="HUBER, HAJNALKA" w:date="2018-02-26T08:55:00Z">
            <w:rPr>
              <w:del w:id="188" w:author="HUBER, HAJNALKA" w:date="2018-02-26T08:55:00Z"/>
              <w:lang w:val="hu-HU"/>
            </w:rPr>
          </w:rPrChange>
        </w:rPr>
        <w:pPrChange w:id="189" w:author="HUBER, HAJNALKA" w:date="2018-02-26T08:55:00Z">
          <w:pPr>
            <w:pStyle w:val="ListParagraph"/>
            <w:spacing w:before="360" w:line="360" w:lineRule="auto"/>
            <w:jc w:val="both"/>
          </w:pPr>
        </w:pPrChange>
      </w:pPr>
    </w:p>
    <w:p w14:paraId="49D7A35C" w14:textId="77777777" w:rsidR="00B80756" w:rsidRDefault="00B80756">
      <w:pPr>
        <w:pStyle w:val="ListParagraph"/>
        <w:spacing w:before="360" w:line="360" w:lineRule="auto"/>
        <w:ind w:left="0" w:firstLine="284"/>
        <w:jc w:val="both"/>
        <w:rPr>
          <w:lang w:val="hu-HU"/>
        </w:rPr>
        <w:pPrChange w:id="190" w:author="HUBER, HAJNALKA" w:date="2018-02-26T08:55:00Z">
          <w:pPr>
            <w:pStyle w:val="ListParagraph"/>
            <w:spacing w:before="360" w:line="360" w:lineRule="auto"/>
            <w:jc w:val="both"/>
          </w:pPr>
        </w:pPrChange>
      </w:pPr>
    </w:p>
    <w:p w14:paraId="70A2CBCC" w14:textId="77777777" w:rsidR="00B80756" w:rsidRDefault="00B80756" w:rsidP="00DA52BF">
      <w:pPr>
        <w:pStyle w:val="ListParagraph"/>
        <w:spacing w:before="360" w:line="360" w:lineRule="auto"/>
        <w:jc w:val="both"/>
        <w:rPr>
          <w:bCs/>
          <w:sz w:val="24"/>
          <w:szCs w:val="24"/>
          <w:lang w:val="hu-HU"/>
        </w:rPr>
      </w:pPr>
    </w:p>
    <w:p w14:paraId="0727184C" w14:textId="48BF0E83" w:rsidR="00B80756" w:rsidDel="00FE5881" w:rsidRDefault="00B80756">
      <w:pPr>
        <w:pStyle w:val="ListParagraph"/>
        <w:spacing w:before="360" w:line="360" w:lineRule="auto"/>
        <w:jc w:val="both"/>
        <w:rPr>
          <w:del w:id="191" w:author="HUBER, HAJNALKA" w:date="2018-02-26T11:26:00Z"/>
          <w:b/>
          <w:sz w:val="32"/>
          <w:szCs w:val="32"/>
          <w:lang w:val="hu-HU"/>
        </w:rPr>
      </w:pPr>
      <w:r w:rsidRPr="00B80756">
        <w:rPr>
          <w:b/>
          <w:bCs/>
          <w:sz w:val="32"/>
          <w:szCs w:val="32"/>
          <w:lang w:val="hu-HU"/>
        </w:rPr>
        <w:t xml:space="preserve">4.1.2. </w:t>
      </w:r>
      <w:r w:rsidRPr="00B80756">
        <w:rPr>
          <w:b/>
          <w:sz w:val="32"/>
          <w:szCs w:val="32"/>
          <w:lang w:val="hu-HU"/>
        </w:rPr>
        <w:t>Selenium általános bemutatása</w:t>
      </w:r>
    </w:p>
    <w:p w14:paraId="101C997D" w14:textId="77777777" w:rsidR="00FE5881" w:rsidRDefault="00FE5881" w:rsidP="00DA52BF">
      <w:pPr>
        <w:pStyle w:val="ListParagraph"/>
        <w:spacing w:before="360" w:line="360" w:lineRule="auto"/>
        <w:jc w:val="both"/>
        <w:rPr>
          <w:ins w:id="192" w:author="HUBER, HAJNALKA" w:date="2018-02-26T11:27:00Z"/>
          <w:b/>
          <w:sz w:val="32"/>
          <w:szCs w:val="32"/>
          <w:lang w:val="hu-HU"/>
        </w:rPr>
      </w:pPr>
    </w:p>
    <w:p w14:paraId="66C82918" w14:textId="77777777" w:rsidR="004229EE" w:rsidRPr="00FE5881" w:rsidRDefault="004229EE">
      <w:pPr>
        <w:pStyle w:val="ListParagraph"/>
        <w:spacing w:before="360" w:line="360" w:lineRule="auto"/>
        <w:jc w:val="both"/>
        <w:rPr>
          <w:lang w:val="hu-HU"/>
        </w:rPr>
      </w:pPr>
    </w:p>
    <w:p w14:paraId="5D9A33E8" w14:textId="7DB6B62E" w:rsidR="00B80756" w:rsidRDefault="00E8735B" w:rsidP="00986776">
      <w:pPr>
        <w:pStyle w:val="ListParagraph"/>
        <w:spacing w:before="360" w:line="360" w:lineRule="auto"/>
        <w:ind w:left="0" w:firstLine="284"/>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w:t>
      </w:r>
      <w:proofErr w:type="spellStart"/>
      <w:r w:rsidR="00D058BD">
        <w:rPr>
          <w:bCs/>
          <w:sz w:val="24"/>
          <w:szCs w:val="24"/>
          <w:lang w:val="hu-HU"/>
        </w:rPr>
        <w:t>Remote</w:t>
      </w:r>
      <w:proofErr w:type="spellEnd"/>
      <w:r w:rsidR="00D058BD">
        <w:rPr>
          <w:bCs/>
          <w:sz w:val="24"/>
          <w:szCs w:val="24"/>
          <w:lang w:val="hu-HU"/>
        </w:rPr>
        <w:t xml:space="preserve"> </w:t>
      </w:r>
      <w:proofErr w:type="spellStart"/>
      <w:r w:rsidR="00D058BD">
        <w:rPr>
          <w:bCs/>
          <w:sz w:val="24"/>
          <w:szCs w:val="24"/>
          <w:lang w:val="hu-HU"/>
        </w:rPr>
        <w:t>Control</w:t>
      </w:r>
      <w:proofErr w:type="spellEnd"/>
      <w:r w:rsidR="00D058BD">
        <w:rPr>
          <w:bCs/>
          <w:sz w:val="24"/>
          <w:szCs w:val="24"/>
          <w:lang w:val="hu-HU"/>
        </w:rPr>
        <w:t xml:space="preserve">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 xml:space="preserve">t már nem. A Selenium 2 már webdrivert használ, mint alapértelmezett </w:t>
      </w:r>
      <w:proofErr w:type="spellStart"/>
      <w:r w:rsidR="00D058BD">
        <w:rPr>
          <w:bCs/>
          <w:sz w:val="24"/>
          <w:szCs w:val="24"/>
          <w:lang w:val="hu-HU"/>
        </w:rPr>
        <w:t>API</w:t>
      </w:r>
      <w:r w:rsidR="00A60F89">
        <w:rPr>
          <w:bCs/>
          <w:sz w:val="24"/>
          <w:szCs w:val="24"/>
          <w:lang w:val="hu-HU"/>
        </w:rPr>
        <w:t>-t</w:t>
      </w:r>
      <w:proofErr w:type="spellEnd"/>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4187F3B5">
            <wp:extent cx="3561280" cy="3371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5628" cy="3375967"/>
                    </a:xfrm>
                    <a:prstGeom prst="rect">
                      <a:avLst/>
                    </a:prstGeom>
                  </pic:spPr>
                </pic:pic>
              </a:graphicData>
            </a:graphic>
          </wp:inline>
        </w:drawing>
      </w:r>
    </w:p>
    <w:p w14:paraId="7E8E5D1E" w14:textId="670FBFC7" w:rsidR="00D058BD" w:rsidRPr="00D058BD" w:rsidDel="00FE5881" w:rsidRDefault="006F19E4" w:rsidP="00D058BD">
      <w:pPr>
        <w:pStyle w:val="ListParagraph"/>
        <w:spacing w:before="360" w:line="360" w:lineRule="auto"/>
        <w:jc w:val="center"/>
        <w:rPr>
          <w:del w:id="193" w:author="HUBER, HAJNALKA" w:date="2018-02-26T11:27:00Z"/>
          <w:bCs/>
          <w:i/>
          <w:lang w:val="hu-HU"/>
        </w:rPr>
      </w:pPr>
      <w:r>
        <w:rPr>
          <w:bCs/>
          <w:i/>
          <w:lang w:val="hu-HU"/>
        </w:rPr>
        <w:t>8.Ábra</w:t>
      </w:r>
      <w:r w:rsidR="00D058BD" w:rsidRPr="00D058BD">
        <w:rPr>
          <w:bCs/>
          <w:i/>
          <w:lang w:val="hu-HU"/>
        </w:rPr>
        <w:t>: Selenium Webdriver architektúra</w:t>
      </w:r>
    </w:p>
    <w:p w14:paraId="00C6EF34" w14:textId="77777777" w:rsidR="00D058BD" w:rsidDel="00FE5881" w:rsidRDefault="00D058BD" w:rsidP="00D058BD">
      <w:pPr>
        <w:pStyle w:val="ListParagraph"/>
        <w:spacing w:before="360" w:line="360" w:lineRule="auto"/>
        <w:jc w:val="center"/>
        <w:rPr>
          <w:del w:id="194" w:author="HUBER, HAJNALKA" w:date="2018-02-26T11:27:00Z"/>
          <w:bCs/>
          <w:sz w:val="24"/>
          <w:szCs w:val="24"/>
          <w:lang w:val="hu-HU"/>
        </w:rPr>
      </w:pPr>
    </w:p>
    <w:p w14:paraId="6AD3558F" w14:textId="77777777" w:rsidR="00D058BD" w:rsidRPr="00E8735B" w:rsidDel="00FE5881" w:rsidRDefault="00D058BD" w:rsidP="00D058BD">
      <w:pPr>
        <w:pStyle w:val="ListParagraph"/>
        <w:spacing w:before="360" w:line="360" w:lineRule="auto"/>
        <w:rPr>
          <w:del w:id="195" w:author="HUBER, HAJNALKA" w:date="2018-02-26T11:27:00Z"/>
          <w:bCs/>
          <w:sz w:val="24"/>
          <w:szCs w:val="24"/>
          <w:lang w:val="hu-HU"/>
        </w:rPr>
      </w:pPr>
    </w:p>
    <w:p w14:paraId="04BC8DA9" w14:textId="77777777" w:rsidR="00B80756" w:rsidDel="00FE5881" w:rsidRDefault="00B80756" w:rsidP="00DA52BF">
      <w:pPr>
        <w:pStyle w:val="ListParagraph"/>
        <w:spacing w:before="360" w:line="360" w:lineRule="auto"/>
        <w:jc w:val="both"/>
        <w:rPr>
          <w:del w:id="196" w:author="HUBER, HAJNALKA" w:date="2018-02-26T11:27:00Z"/>
          <w:bCs/>
          <w:sz w:val="24"/>
          <w:szCs w:val="24"/>
          <w:lang w:val="hu-HU"/>
        </w:rPr>
      </w:pPr>
    </w:p>
    <w:p w14:paraId="082A8236" w14:textId="77777777" w:rsidR="00E147C9" w:rsidRPr="00FE5881" w:rsidRDefault="00E147C9">
      <w:pPr>
        <w:pStyle w:val="ListParagraph"/>
        <w:spacing w:before="360" w:line="360" w:lineRule="auto"/>
        <w:jc w:val="center"/>
        <w:rPr>
          <w:lang w:val="hu-HU"/>
        </w:rPr>
        <w:pPrChange w:id="197" w:author="HUBER, HAJNALKA" w:date="2018-02-26T11:27:00Z">
          <w:pPr>
            <w:pStyle w:val="ListParagraph"/>
            <w:spacing w:before="360" w:line="360" w:lineRule="auto"/>
            <w:jc w:val="both"/>
          </w:pPr>
        </w:pPrChange>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986776">
      <w:pPr>
        <w:pStyle w:val="ListParagraph"/>
        <w:spacing w:before="360" w:line="360" w:lineRule="auto"/>
        <w:ind w:left="0" w:firstLine="284"/>
        <w:jc w:val="both"/>
        <w:rPr>
          <w:bCs/>
          <w:sz w:val="24"/>
          <w:szCs w:val="24"/>
          <w:lang w:val="hu-HU"/>
        </w:rPr>
      </w:pPr>
      <w:r w:rsidRPr="00BC2441">
        <w:rPr>
          <w:bCs/>
          <w:sz w:val="24"/>
          <w:szCs w:val="24"/>
          <w:lang w:val="hu-HU"/>
        </w:rPr>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w:t>
      </w:r>
      <w:proofErr w:type="spellStart"/>
      <w:r>
        <w:rPr>
          <w:sz w:val="24"/>
          <w:szCs w:val="24"/>
          <w:lang w:val="hu-HU"/>
        </w:rPr>
        <w:t>implementálához</w:t>
      </w:r>
      <w:proofErr w:type="spellEnd"/>
      <w:r>
        <w:rPr>
          <w:sz w:val="24"/>
          <w:szCs w:val="24"/>
          <w:lang w:val="hu-HU"/>
        </w:rPr>
        <w:t xml:space="preserve">, valamint az eredmények </w:t>
      </w:r>
      <w:proofErr w:type="spellStart"/>
      <w:r>
        <w:rPr>
          <w:sz w:val="24"/>
          <w:szCs w:val="24"/>
          <w:lang w:val="hu-HU"/>
        </w:rPr>
        <w:t>riportolásához</w:t>
      </w:r>
      <w:proofErr w:type="spellEnd"/>
      <w:r>
        <w:rPr>
          <w:sz w:val="24"/>
          <w:szCs w:val="24"/>
          <w:lang w:val="hu-HU"/>
        </w:rPr>
        <w:t xml:space="preserve">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Eclipse</w:t>
      </w:r>
      <w:proofErr w:type="spellEnd"/>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Git</w:t>
      </w:r>
      <w:proofErr w:type="spellEnd"/>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proofErr w:type="spellStart"/>
      <w:r w:rsidRPr="009E29A9">
        <w:rPr>
          <w:b/>
          <w:sz w:val="24"/>
          <w:szCs w:val="24"/>
          <w:lang w:val="hu-HU"/>
        </w:rPr>
        <w:t>TestLink</w:t>
      </w:r>
      <w:proofErr w:type="spellEnd"/>
      <w:r w:rsidRPr="009E29A9">
        <w:rPr>
          <w:b/>
          <w:sz w:val="24"/>
          <w:szCs w:val="24"/>
          <w:lang w:val="hu-HU"/>
        </w:rPr>
        <w:t xml:space="preserve">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986776">
      <w:pPr>
        <w:spacing w:before="360" w:line="360" w:lineRule="auto"/>
        <w:ind w:firstLine="284"/>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 xml:space="preserve">A különböző browserek használatánál viszont továbbra is kihívást jelenthet azok mérete ezzel együtt az egyes elemek láthatósága. Maga a browser gyorsasága és a </w:t>
      </w:r>
      <w:proofErr w:type="spellStart"/>
      <w:r>
        <w:rPr>
          <w:sz w:val="24"/>
          <w:szCs w:val="24"/>
          <w:lang w:val="hu-HU"/>
        </w:rPr>
        <w:t>cookie</w:t>
      </w:r>
      <w:r w:rsidR="00A60F89">
        <w:rPr>
          <w:sz w:val="24"/>
          <w:szCs w:val="24"/>
          <w:lang w:val="hu-HU"/>
        </w:rPr>
        <w:t>-</w:t>
      </w:r>
      <w:r>
        <w:rPr>
          <w:sz w:val="24"/>
          <w:szCs w:val="24"/>
          <w:lang w:val="hu-HU"/>
        </w:rPr>
        <w:t>k</w:t>
      </w:r>
      <w:proofErr w:type="spellEnd"/>
      <w:r>
        <w:rPr>
          <w:sz w:val="24"/>
          <w:szCs w:val="24"/>
          <w:lang w:val="hu-HU"/>
        </w:rPr>
        <w:t xml:space="preserve">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navigálni valamint az oldalakon az egyes adatokra keresni vagy módosításokat végezni. </w:t>
      </w:r>
    </w:p>
    <w:p w14:paraId="7392E754" w14:textId="24CAC36C"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w:t>
      </w:r>
      <w:ins w:id="198" w:author="HUBER, HAJNALKA" w:date="2018-02-26T09:51:00Z">
        <w:r w:rsidR="005248AC">
          <w:rPr>
            <w:sz w:val="24"/>
            <w:szCs w:val="24"/>
            <w:lang w:val="hu-HU"/>
          </w:rPr>
          <w:t>5</w:t>
        </w:r>
      </w:ins>
      <w:del w:id="199" w:author="HUBER, HAJNALKA" w:date="2018-02-26T09:51:00Z">
        <w:r w:rsidR="00C659FB" w:rsidDel="005248AC">
          <w:rPr>
            <w:sz w:val="24"/>
            <w:szCs w:val="24"/>
            <w:lang w:val="hu-HU"/>
          </w:rPr>
          <w:delText>2</w:delText>
        </w:r>
      </w:del>
      <w:r w:rsidR="00C659FB">
        <w:rPr>
          <w:sz w:val="24"/>
          <w:szCs w:val="24"/>
          <w:lang w:val="hu-HU"/>
        </w:rPr>
        <w:t>]</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w:t>
      </w:r>
      <w:proofErr w:type="spellStart"/>
      <w:r w:rsidR="00CA59D8">
        <w:rPr>
          <w:sz w:val="24"/>
          <w:szCs w:val="24"/>
          <w:lang w:val="hu-HU"/>
        </w:rPr>
        <w:t>url-hez</w:t>
      </w:r>
      <w:proofErr w:type="spellEnd"/>
    </w:p>
    <w:p w14:paraId="7BA3A606" w14:textId="3AFC994D"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proofErr w:type="spellStart"/>
      <w:proofErr w:type="gramStart"/>
      <w:r>
        <w:rPr>
          <w:sz w:val="24"/>
          <w:szCs w:val="24"/>
          <w:lang w:val="hu-HU"/>
        </w:rPr>
        <w:t>driver.navigate</w:t>
      </w:r>
      <w:proofErr w:type="spellEnd"/>
      <w:r>
        <w:rPr>
          <w:sz w:val="24"/>
          <w:szCs w:val="24"/>
          <w:lang w:val="hu-HU"/>
        </w:rPr>
        <w:t>(</w:t>
      </w:r>
      <w:proofErr w:type="gramEnd"/>
      <w:r>
        <w:rPr>
          <w:sz w:val="24"/>
          <w:szCs w:val="24"/>
          <w:lang w:val="hu-HU"/>
        </w:rPr>
        <w:t>).</w:t>
      </w:r>
      <w:proofErr w:type="spellStart"/>
      <w:r>
        <w:rPr>
          <w:sz w:val="24"/>
          <w:szCs w:val="24"/>
          <w:lang w:val="hu-HU"/>
        </w:rPr>
        <w:t>forward</w:t>
      </w:r>
      <w:proofErr w:type="spellEnd"/>
      <w:r>
        <w:rPr>
          <w:sz w:val="24"/>
          <w:szCs w:val="24"/>
          <w:lang w:val="hu-HU"/>
        </w:rPr>
        <w:t>()</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proofErr w:type="spellStart"/>
      <w:proofErr w:type="gramStart"/>
      <w:r w:rsidRPr="00CA59D8">
        <w:rPr>
          <w:sz w:val="24"/>
          <w:szCs w:val="24"/>
          <w:lang w:val="hu-HU"/>
        </w:rPr>
        <w:t>driver.navigate</w:t>
      </w:r>
      <w:proofErr w:type="spellEnd"/>
      <w:r w:rsidRPr="00CA59D8">
        <w:rPr>
          <w:sz w:val="24"/>
          <w:szCs w:val="24"/>
          <w:lang w:val="hu-HU"/>
        </w:rPr>
        <w:t>(</w:t>
      </w:r>
      <w:proofErr w:type="gramEnd"/>
      <w:r w:rsidRPr="00CA59D8">
        <w:rPr>
          <w:sz w:val="24"/>
          <w:szCs w:val="24"/>
          <w:lang w:val="hu-HU"/>
        </w:rPr>
        <w:t>).</w:t>
      </w:r>
      <w:proofErr w:type="spellStart"/>
      <w:r w:rsidRPr="00CA59D8">
        <w:rPr>
          <w:sz w:val="24"/>
          <w:szCs w:val="24"/>
          <w:lang w:val="hu-HU"/>
        </w:rPr>
        <w:t>refresh</w:t>
      </w:r>
      <w:proofErr w:type="spellEnd"/>
      <w:r w:rsidRPr="00CA59D8">
        <w:rPr>
          <w:sz w:val="24"/>
          <w:szCs w:val="24"/>
          <w:lang w:val="hu-HU"/>
        </w:rPr>
        <w:t>()</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proofErr w:type="spellStart"/>
      <w:proofErr w:type="gramStart"/>
      <w:r>
        <w:rPr>
          <w:sz w:val="24"/>
          <w:szCs w:val="24"/>
          <w:lang w:val="hu-HU"/>
        </w:rPr>
        <w:t>driver.close</w:t>
      </w:r>
      <w:proofErr w:type="spellEnd"/>
      <w:r>
        <w:rPr>
          <w:sz w:val="24"/>
          <w:szCs w:val="24"/>
          <w:lang w:val="hu-HU"/>
        </w:rPr>
        <w:t>(</w:t>
      </w:r>
      <w:proofErr w:type="gramEnd"/>
      <w:r>
        <w:rPr>
          <w:sz w:val="24"/>
          <w:szCs w:val="24"/>
          <w:lang w:val="hu-HU"/>
        </w:rPr>
        <w:t>)</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 xml:space="preserve">Lekérni az oldal adatait (cím, </w:t>
      </w:r>
      <w:proofErr w:type="spellStart"/>
      <w:r>
        <w:rPr>
          <w:sz w:val="24"/>
          <w:szCs w:val="24"/>
          <w:lang w:val="hu-HU"/>
        </w:rPr>
        <w:t>url</w:t>
      </w:r>
      <w:proofErr w:type="spellEnd"/>
      <w:r>
        <w:rPr>
          <w:sz w:val="24"/>
          <w:szCs w:val="24"/>
          <w:lang w:val="hu-HU"/>
        </w:rPr>
        <w:t>,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driver.getCurrentUrl</w:t>
      </w:r>
      <w:proofErr w:type="spellEnd"/>
      <w:r>
        <w:rPr>
          <w:sz w:val="24"/>
          <w:szCs w:val="24"/>
          <w:lang w:val="hu-HU"/>
        </w:rPr>
        <w:t>(</w:t>
      </w:r>
      <w:proofErr w:type="gramEnd"/>
      <w:r>
        <w:rPr>
          <w:sz w:val="24"/>
          <w:szCs w:val="24"/>
          <w:lang w:val="hu-HU"/>
        </w:rPr>
        <w:t>)</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driver.getTitle</w:t>
      </w:r>
      <w:proofErr w:type="spellEnd"/>
      <w:r>
        <w:rPr>
          <w:sz w:val="24"/>
          <w:szCs w:val="24"/>
          <w:lang w:val="hu-HU"/>
        </w:rPr>
        <w:t>(</w:t>
      </w:r>
      <w:proofErr w:type="gramEnd"/>
      <w:r>
        <w:rPr>
          <w:sz w:val="24"/>
          <w:szCs w:val="24"/>
          <w:lang w:val="hu-HU"/>
        </w:rPr>
        <w:t>)</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proofErr w:type="spellStart"/>
      <w:r>
        <w:rPr>
          <w:sz w:val="24"/>
          <w:szCs w:val="24"/>
          <w:lang w:val="hu-HU"/>
        </w:rPr>
        <w:t>driver.getPageSource</w:t>
      </w:r>
      <w:proofErr w:type="spellEnd"/>
    </w:p>
    <w:p w14:paraId="29827463" w14:textId="4A0FF73F" w:rsidR="00CA59D8" w:rsidRDefault="00CA59D8" w:rsidP="00CA59D8">
      <w:pPr>
        <w:pStyle w:val="ListParagraph"/>
        <w:numPr>
          <w:ilvl w:val="0"/>
          <w:numId w:val="14"/>
        </w:numPr>
        <w:spacing w:before="360" w:line="360" w:lineRule="auto"/>
        <w:jc w:val="both"/>
        <w:rPr>
          <w:sz w:val="24"/>
          <w:szCs w:val="24"/>
          <w:lang w:val="hu-HU"/>
        </w:rPr>
      </w:pPr>
      <w:proofErr w:type="spellStart"/>
      <w:proofErr w:type="gramStart"/>
      <w:r>
        <w:rPr>
          <w:sz w:val="24"/>
          <w:szCs w:val="24"/>
          <w:lang w:val="hu-HU"/>
        </w:rPr>
        <w:t>dri</w:t>
      </w:r>
      <w:r w:rsidR="000748A5">
        <w:rPr>
          <w:sz w:val="24"/>
          <w:szCs w:val="24"/>
          <w:lang w:val="hu-HU"/>
        </w:rPr>
        <w:t>ver.findElement</w:t>
      </w:r>
      <w:proofErr w:type="spellEnd"/>
      <w:r>
        <w:rPr>
          <w:sz w:val="24"/>
          <w:szCs w:val="24"/>
          <w:lang w:val="hu-HU"/>
        </w:rPr>
        <w:t>(</w:t>
      </w:r>
      <w:proofErr w:type="spellStart"/>
      <w:proofErr w:type="gramEnd"/>
      <w:r w:rsidR="000748A5">
        <w:rPr>
          <w:sz w:val="24"/>
          <w:szCs w:val="24"/>
          <w:lang w:val="hu-HU"/>
        </w:rPr>
        <w:t>By</w:t>
      </w:r>
      <w:proofErr w:type="spellEnd"/>
      <w:r w:rsidR="000748A5">
        <w:rPr>
          <w:sz w:val="24"/>
          <w:szCs w:val="24"/>
          <w:lang w:val="hu-HU"/>
        </w:rPr>
        <w:t>…</w:t>
      </w:r>
      <w:r>
        <w:rPr>
          <w:sz w:val="24"/>
          <w:szCs w:val="24"/>
          <w:lang w:val="hu-HU"/>
        </w:rPr>
        <w:t>).</w:t>
      </w:r>
      <w:proofErr w:type="spellStart"/>
      <w:r>
        <w:rPr>
          <w:sz w:val="24"/>
          <w:szCs w:val="24"/>
          <w:lang w:val="hu-HU"/>
        </w:rPr>
        <w:t>getText</w:t>
      </w:r>
      <w:proofErr w:type="spellEnd"/>
      <w:r>
        <w:rPr>
          <w:sz w:val="24"/>
          <w:szCs w:val="24"/>
          <w:lang w:val="hu-HU"/>
        </w:rPr>
        <w: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proofErr w:type="spellStart"/>
      <w:proofErr w:type="gramStart"/>
      <w:r>
        <w:rPr>
          <w:sz w:val="24"/>
          <w:szCs w:val="24"/>
          <w:lang w:val="hu-HU"/>
        </w:rPr>
        <w:t>driver.sendKeys</w:t>
      </w:r>
      <w:proofErr w:type="spellEnd"/>
      <w:r>
        <w:rPr>
          <w:sz w:val="24"/>
          <w:szCs w:val="24"/>
          <w:lang w:val="hu-HU"/>
        </w:rPr>
        <w:t>(</w:t>
      </w:r>
      <w:proofErr w:type="gramEnd"/>
      <w:r>
        <w:rPr>
          <w:sz w:val="24"/>
          <w:szCs w:val="24"/>
          <w:lang w:val="hu-HU"/>
        </w:rPr>
        <w:t>)</w:t>
      </w:r>
    </w:p>
    <w:p w14:paraId="2331081C" w14:textId="02906C5B" w:rsidR="00C659FB" w:rsidRDefault="00C659FB"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findBy</w:t>
      </w:r>
      <w:proofErr w:type="spellEnd"/>
      <w:r>
        <w:rPr>
          <w:sz w:val="24"/>
          <w:szCs w:val="24"/>
          <w:lang w:val="hu-HU"/>
        </w:rPr>
        <w:t xml:space="preserve"> függvényben különböző paraméterek segítségével tudjuk megadni az egyes elemek helyét. Ezt a </w:t>
      </w:r>
      <w:proofErr w:type="spellStart"/>
      <w:r>
        <w:rPr>
          <w:sz w:val="24"/>
          <w:szCs w:val="24"/>
          <w:lang w:val="hu-HU"/>
        </w:rPr>
        <w:t>html</w:t>
      </w:r>
      <w:proofErr w:type="spellEnd"/>
      <w:r>
        <w:rPr>
          <w:sz w:val="24"/>
          <w:szCs w:val="24"/>
          <w:lang w:val="hu-HU"/>
        </w:rPr>
        <w:t xml:space="preserve"> oldal forrásának elemzése után könnyen meg tudjuk tenni. Magát a </w:t>
      </w:r>
      <w:proofErr w:type="spellStart"/>
      <w:r>
        <w:rPr>
          <w:sz w:val="24"/>
          <w:szCs w:val="24"/>
          <w:lang w:val="hu-HU"/>
        </w:rPr>
        <w:t>html</w:t>
      </w:r>
      <w:proofErr w:type="spellEnd"/>
      <w:r>
        <w:rPr>
          <w:sz w:val="24"/>
          <w:szCs w:val="24"/>
          <w:lang w:val="hu-HU"/>
        </w:rPr>
        <w:t xml:space="preserve"> forrást az egyes browserek fejlesztői nézetében tudjuk megnézni. Itt aztán megtalálhatjuk az egyes elemek lokációját</w:t>
      </w:r>
      <w:ins w:id="200" w:author="HUBER, HAJNALKA" w:date="2018-02-26T09:55:00Z">
        <w:r w:rsidR="005248AC">
          <w:rPr>
            <w:sz w:val="24"/>
            <w:szCs w:val="24"/>
            <w:lang w:val="hu-HU"/>
          </w:rPr>
          <w:t xml:space="preserve"> [16]</w:t>
        </w:r>
      </w:ins>
      <w:r>
        <w:rPr>
          <w:sz w:val="24"/>
          <w:szCs w:val="24"/>
          <w:lang w:val="hu-HU"/>
        </w:rPr>
        <w:t xml:space="preserve">: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id</w:t>
      </w:r>
      <w:proofErr w:type="spellEnd"/>
    </w:p>
    <w:p w14:paraId="790C9252" w14:textId="0A3AD2AF"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className</w:t>
      </w:r>
      <w:proofErr w:type="spellEnd"/>
    </w:p>
    <w:p w14:paraId="72ADA25E" w14:textId="61CAC8B4"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linkText</w:t>
      </w:r>
      <w:proofErr w:type="spellEnd"/>
    </w:p>
    <w:p w14:paraId="0DB131A9" w14:textId="1BE5E842"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name</w:t>
      </w:r>
      <w:proofErr w:type="spellEnd"/>
    </w:p>
    <w:p w14:paraId="3B8296F4" w14:textId="09ECA6C8"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cssSelector</w:t>
      </w:r>
      <w:proofErr w:type="spellEnd"/>
    </w:p>
    <w:p w14:paraId="5E0BE8BE" w14:textId="288E1203" w:rsidR="00C659FB" w:rsidRDefault="00C659FB" w:rsidP="00C659FB">
      <w:pPr>
        <w:pStyle w:val="ListParagraph"/>
        <w:numPr>
          <w:ilvl w:val="0"/>
          <w:numId w:val="18"/>
        </w:numPr>
        <w:spacing w:before="360" w:line="360" w:lineRule="auto"/>
        <w:jc w:val="both"/>
        <w:rPr>
          <w:sz w:val="24"/>
          <w:szCs w:val="24"/>
          <w:lang w:val="hu-HU"/>
        </w:rPr>
      </w:pPr>
      <w:proofErr w:type="spellStart"/>
      <w:r>
        <w:rPr>
          <w:sz w:val="24"/>
          <w:szCs w:val="24"/>
          <w:lang w:val="hu-HU"/>
        </w:rPr>
        <w:t>xpath</w:t>
      </w:r>
      <w:proofErr w:type="spellEnd"/>
    </w:p>
    <w:p w14:paraId="4EB9427D" w14:textId="4D6E2284" w:rsidR="00C659FB" w:rsidRDefault="00C659FB" w:rsidP="00C659FB">
      <w:pPr>
        <w:spacing w:before="360" w:line="360" w:lineRule="auto"/>
        <w:jc w:val="both"/>
        <w:rPr>
          <w:sz w:val="24"/>
          <w:szCs w:val="24"/>
          <w:lang w:val="hu-HU"/>
        </w:rPr>
      </w:pPr>
      <w:proofErr w:type="spellStart"/>
      <w:r>
        <w:rPr>
          <w:sz w:val="24"/>
          <w:szCs w:val="24"/>
          <w:lang w:val="hu-HU"/>
        </w:rPr>
        <w:t>CssSelector</w:t>
      </w:r>
      <w:proofErr w:type="spellEnd"/>
      <w:r>
        <w:rPr>
          <w:sz w:val="24"/>
          <w:szCs w:val="24"/>
          <w:lang w:val="hu-HU"/>
        </w:rPr>
        <w:t xml:space="preserve"> és </w:t>
      </w:r>
      <w:proofErr w:type="spellStart"/>
      <w:r>
        <w:rPr>
          <w:sz w:val="24"/>
          <w:szCs w:val="24"/>
          <w:lang w:val="hu-HU"/>
        </w:rPr>
        <w:t>Xpath</w:t>
      </w:r>
      <w:proofErr w:type="spellEnd"/>
      <w:r>
        <w:rPr>
          <w:sz w:val="24"/>
          <w:szCs w:val="24"/>
          <w:lang w:val="hu-HU"/>
        </w:rPr>
        <w:t xml:space="preserve">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w:t>
      </w:r>
      <w:r w:rsidR="004229EE">
        <w:rPr>
          <w:sz w:val="24"/>
          <w:szCs w:val="24"/>
          <w:lang w:val="hu-HU"/>
        </w:rPr>
        <w:t>vonal már nem lesz használható.</w:t>
      </w: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lastRenderedPageBreak/>
        <w:t xml:space="preserve">Abszolút útvonal </w:t>
      </w:r>
      <w:proofErr w:type="spellStart"/>
      <w:r w:rsidRPr="000748A5">
        <w:rPr>
          <w:rFonts w:cs="Trebuchet MS"/>
          <w:color w:val="000000"/>
          <w:sz w:val="24"/>
          <w:szCs w:val="24"/>
          <w:lang w:val="hu-HU"/>
        </w:rPr>
        <w:t>cssSelectorral</w:t>
      </w:r>
      <w:proofErr w:type="spellEnd"/>
      <w:r w:rsidRPr="000748A5">
        <w:rPr>
          <w:rFonts w:cs="Trebuchet MS"/>
          <w:color w:val="000000"/>
          <w:sz w:val="24"/>
          <w:szCs w:val="24"/>
          <w:lang w:val="hu-HU"/>
        </w:rPr>
        <w:t xml:space="preserve"> és </w:t>
      </w:r>
      <w:proofErr w:type="spellStart"/>
      <w:r w:rsidRPr="000748A5">
        <w:rPr>
          <w:rFonts w:cs="Trebuchet MS"/>
          <w:color w:val="000000"/>
          <w:sz w:val="24"/>
          <w:szCs w:val="24"/>
          <w:lang w:val="hu-HU"/>
        </w:rPr>
        <w:t>Xpathal</w:t>
      </w:r>
      <w:proofErr w:type="spellEnd"/>
      <w:r w:rsidRPr="000748A5">
        <w:rPr>
          <w:rFonts w:cs="Trebuchet MS"/>
          <w:color w:val="000000"/>
          <w:sz w:val="24"/>
          <w:szCs w:val="24"/>
          <w:lang w:val="hu-HU"/>
        </w:rPr>
        <w:t xml:space="preserve">: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&gt;body&gt;</w:t>
      </w:r>
      <w:proofErr w:type="spellStart"/>
      <w:r w:rsidRPr="000748A5">
        <w:rPr>
          <w:rFonts w:cs="Trebuchet MS"/>
          <w:bCs/>
          <w:color w:val="000000"/>
          <w:sz w:val="24"/>
          <w:szCs w:val="24"/>
          <w:lang w:val="hu-HU"/>
        </w:rPr>
        <w:t>div</w:t>
      </w:r>
      <w:proofErr w:type="spellEnd"/>
      <w:r w:rsidRPr="000748A5">
        <w:rPr>
          <w:rFonts w:cs="Trebuchet MS"/>
          <w:bCs/>
          <w:color w:val="000000"/>
          <w:sz w:val="24"/>
          <w:szCs w:val="24"/>
          <w:lang w:val="hu-HU"/>
        </w:rPr>
        <w:t>&gt;p&gt;input”));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html</w:t>
      </w:r>
      <w:proofErr w:type="spellEnd"/>
      <w:r w:rsidRPr="000748A5">
        <w:rPr>
          <w:rFonts w:cs="Trebuchet MS"/>
          <w:bCs/>
          <w:color w:val="000000"/>
          <w:sz w:val="24"/>
          <w:szCs w:val="24"/>
          <w:lang w:val="hu-HU"/>
        </w:rPr>
        <w:t>/body/p/input”));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proofErr w:type="spellStart"/>
      <w:r w:rsidRPr="000748A5">
        <w:rPr>
          <w:rFonts w:cs="Trebuchet MS"/>
          <w:bCs/>
          <w:color w:val="000000"/>
          <w:sz w:val="24"/>
          <w:szCs w:val="24"/>
          <w:lang w:val="hu-HU"/>
        </w:rPr>
        <w:t>Relativ</w:t>
      </w:r>
      <w:proofErr w:type="spellEnd"/>
      <w:r w:rsidRPr="000748A5">
        <w:rPr>
          <w:rFonts w:cs="Trebuchet MS"/>
          <w:bCs/>
          <w:color w:val="000000"/>
          <w:sz w:val="24"/>
          <w:szCs w:val="24"/>
          <w:lang w:val="hu-HU"/>
        </w:rPr>
        <w:t xml:space="preserve"> útvonal </w:t>
      </w:r>
      <w:proofErr w:type="spellStart"/>
      <w:r w:rsidRPr="000748A5">
        <w:rPr>
          <w:rFonts w:cs="Trebuchet MS"/>
          <w:bCs/>
          <w:color w:val="000000"/>
          <w:sz w:val="24"/>
          <w:szCs w:val="24"/>
          <w:lang w:val="hu-HU"/>
        </w:rPr>
        <w:t>cssSelectorral</w:t>
      </w:r>
      <w:proofErr w:type="spellEnd"/>
      <w:r w:rsidRPr="000748A5">
        <w:rPr>
          <w:rFonts w:cs="Trebuchet MS"/>
          <w:bCs/>
          <w:color w:val="000000"/>
          <w:sz w:val="24"/>
          <w:szCs w:val="24"/>
          <w:lang w:val="hu-HU"/>
        </w:rPr>
        <w:t xml:space="preserve">: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By.cssSelector</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button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name</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cancel</w:t>
      </w:r>
      <w:proofErr w:type="spellEnd"/>
      <w:r w:rsidRPr="000748A5">
        <w:rPr>
          <w:rFonts w:cs="Trebuchet MS"/>
          <w:bCs/>
          <w:color w:val="000000"/>
          <w:sz w:val="24"/>
          <w:szCs w:val="24"/>
          <w:lang w:val="hu-HU"/>
        </w:rPr>
        <w:t>’]”));</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driver.findElement</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By.xpath</w:t>
      </w:r>
      <w:proofErr w:type="spellEnd"/>
      <w:r w:rsidRPr="000748A5">
        <w:rPr>
          <w:rFonts w:cs="Trebuchet MS"/>
          <w:bCs/>
          <w:color w:val="000000"/>
          <w:sz w:val="24"/>
          <w:szCs w:val="24"/>
          <w:lang w:val="hu-HU"/>
        </w:rPr>
        <w:t>(”//input[@</w:t>
      </w:r>
      <w:proofErr w:type="spellStart"/>
      <w:r w:rsidRPr="000748A5">
        <w:rPr>
          <w:rFonts w:cs="Trebuchet MS"/>
          <w:bCs/>
          <w:color w:val="000000"/>
          <w:sz w:val="24"/>
          <w:szCs w:val="24"/>
          <w:lang w:val="hu-HU"/>
        </w:rPr>
        <w:t>id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username</w:t>
      </w:r>
      <w:proofErr w:type="spellEnd"/>
      <w:r w:rsidRPr="000748A5">
        <w:rPr>
          <w:rFonts w:cs="Trebuchet MS"/>
          <w:bCs/>
          <w:color w:val="000000"/>
          <w:sz w:val="24"/>
          <w:szCs w:val="24"/>
          <w:lang w:val="hu-HU"/>
        </w:rPr>
        <w:t>’]”));</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A Selenium Webdriver lehetőséget ad műveletek kezelésére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proofErr w:type="spellStart"/>
      <w:r w:rsidRPr="000748A5">
        <w:rPr>
          <w:rFonts w:cs="Trebuchet MS"/>
          <w:color w:val="000000"/>
          <w:sz w:val="24"/>
          <w:szCs w:val="24"/>
          <w:lang w:val="hu-HU"/>
        </w:rPr>
        <w:t>element.click</w:t>
      </w:r>
      <w:proofErr w:type="spellEnd"/>
      <w:r w:rsidRPr="000748A5">
        <w:rPr>
          <w:rFonts w:cs="Trebuchet MS"/>
          <w:color w:val="000000"/>
          <w:sz w:val="24"/>
          <w:szCs w:val="24"/>
          <w:lang w:val="hu-HU"/>
        </w:rPr>
        <w:t xml:space="preserve">, ahol az </w:t>
      </w:r>
      <w:proofErr w:type="spellStart"/>
      <w:r w:rsidRPr="000748A5">
        <w:rPr>
          <w:rFonts w:cs="Trebuchet MS"/>
          <w:color w:val="000000"/>
          <w:sz w:val="24"/>
          <w:szCs w:val="24"/>
          <w:lang w:val="hu-HU"/>
        </w:rPr>
        <w:t>element</w:t>
      </w:r>
      <w:proofErr w:type="spellEnd"/>
      <w:r w:rsidRPr="000748A5">
        <w:rPr>
          <w:rFonts w:cs="Trebuchet MS"/>
          <w:color w:val="000000"/>
          <w:sz w:val="24"/>
          <w:szCs w:val="24"/>
          <w:lang w:val="hu-HU"/>
        </w:rPr>
        <w:t xml:space="preserve">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 xml:space="preserve">New </w:t>
      </w:r>
      <w:proofErr w:type="spellStart"/>
      <w:proofErr w:type="gramStart"/>
      <w:r w:rsidRPr="000748A5">
        <w:rPr>
          <w:rFonts w:cs="Trebuchet MS"/>
          <w:bCs/>
          <w:color w:val="000000"/>
          <w:sz w:val="24"/>
          <w:szCs w:val="24"/>
          <w:lang w:val="hu-HU"/>
        </w:rPr>
        <w:t>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keyDown</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element</w:t>
      </w:r>
      <w:proofErr w:type="spellEnd"/>
      <w:r w:rsidRPr="000748A5">
        <w:rPr>
          <w:rFonts w:cs="Trebuchet MS"/>
          <w:bCs/>
          <w:color w:val="000000"/>
          <w:sz w:val="24"/>
          <w:szCs w:val="24"/>
          <w:lang w:val="hu-HU"/>
        </w:rPr>
        <w: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keyUp</w:t>
      </w:r>
      <w:proofErr w:type="spellEnd"/>
      <w:r w:rsidRPr="000748A5">
        <w:rPr>
          <w:rFonts w:cs="Trebuchet MS"/>
          <w:bCs/>
          <w:color w:val="000000"/>
          <w:sz w:val="24"/>
          <w:szCs w:val="24"/>
          <w:lang w:val="hu-HU"/>
        </w:rPr>
        <w:t>(</w:t>
      </w:r>
      <w:proofErr w:type="spellStart"/>
      <w:proofErr w:type="gramEnd"/>
      <w:r w:rsidRPr="000748A5">
        <w:rPr>
          <w:rFonts w:cs="Trebuchet MS"/>
          <w:bCs/>
          <w:color w:val="000000"/>
          <w:sz w:val="24"/>
          <w:szCs w:val="24"/>
          <w:lang w:val="hu-HU"/>
        </w:rPr>
        <w:t>Keys.SHIFT</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mely során egy shift+</w:t>
      </w:r>
      <w:proofErr w:type="spellStart"/>
      <w:r w:rsidRPr="000748A5">
        <w:rPr>
          <w:rFonts w:cs="Trebuchet MS"/>
          <w:bCs/>
          <w:color w:val="000000"/>
          <w:sz w:val="24"/>
          <w:szCs w:val="24"/>
          <w:lang w:val="hu-HU"/>
        </w:rPr>
        <w:t>click</w:t>
      </w:r>
      <w:proofErr w:type="spellEnd"/>
      <w:r w:rsidRPr="000748A5">
        <w:rPr>
          <w:rFonts w:cs="Trebuchet MS"/>
          <w:bCs/>
          <w:color w:val="000000"/>
          <w:sz w:val="24"/>
          <w:szCs w:val="24"/>
          <w:lang w:val="hu-HU"/>
        </w:rPr>
        <w:t xml:space="preserve">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proofErr w:type="spellStart"/>
      <w:proofErr w:type="gramStart"/>
      <w:r w:rsidRPr="000748A5">
        <w:rPr>
          <w:rFonts w:cs="Trebuchet MS"/>
          <w:bCs/>
          <w:color w:val="000000"/>
          <w:sz w:val="24"/>
          <w:szCs w:val="24"/>
          <w:lang w:val="hu-HU"/>
        </w:rPr>
        <w:t>newActions</w:t>
      </w:r>
      <w:proofErr w:type="spellEnd"/>
      <w:r w:rsidRPr="000748A5">
        <w:rPr>
          <w:rFonts w:cs="Trebuchet MS"/>
          <w:bCs/>
          <w:color w:val="000000"/>
          <w:sz w:val="24"/>
          <w:szCs w:val="24"/>
          <w:lang w:val="hu-HU"/>
        </w:rPr>
        <w:t>(</w:t>
      </w:r>
      <w:proofErr w:type="gramEnd"/>
      <w:r w:rsidRPr="000748A5">
        <w:rPr>
          <w:rFonts w:cs="Trebuchet MS"/>
          <w:bCs/>
          <w:color w:val="000000"/>
          <w:sz w:val="24"/>
          <w:szCs w:val="24"/>
          <w:lang w:val="hu-HU"/>
        </w:rPr>
        <w:t>driver).</w:t>
      </w:r>
      <w:proofErr w:type="spellStart"/>
      <w:r w:rsidRPr="000748A5">
        <w:rPr>
          <w:rFonts w:cs="Trebuchet MS"/>
          <w:bCs/>
          <w:color w:val="000000"/>
          <w:sz w:val="24"/>
          <w:szCs w:val="24"/>
          <w:lang w:val="hu-HU"/>
        </w:rPr>
        <w:t>doubleClick</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build</w:t>
      </w:r>
      <w:proofErr w:type="spellEnd"/>
      <w:r w:rsidRPr="000748A5">
        <w:rPr>
          <w:rFonts w:cs="Trebuchet MS"/>
          <w:bCs/>
          <w:color w:val="000000"/>
          <w:sz w:val="24"/>
          <w:szCs w:val="24"/>
          <w:lang w:val="hu-HU"/>
        </w:rPr>
        <w:t>().</w:t>
      </w:r>
      <w:proofErr w:type="spellStart"/>
      <w:r w:rsidRPr="000748A5">
        <w:rPr>
          <w:rFonts w:cs="Trebuchet MS"/>
          <w:bCs/>
          <w:color w:val="000000"/>
          <w:sz w:val="24"/>
          <w:szCs w:val="24"/>
          <w:lang w:val="hu-HU"/>
        </w:rPr>
        <w:t>perform</w:t>
      </w:r>
      <w:proofErr w:type="spellEnd"/>
      <w:r w:rsidRPr="000748A5">
        <w:rPr>
          <w:rFonts w:cs="Trebuchet MS"/>
          <w:bCs/>
          <w:color w:val="000000"/>
          <w:sz w:val="24"/>
          <w:szCs w:val="24"/>
          <w:lang w:val="hu-HU"/>
        </w:rPr>
        <w:t>(); ekkor a kétszeri egérkattintást szimuláljuk</w:t>
      </w:r>
    </w:p>
    <w:p w14:paraId="1781B607" w14:textId="29AAA130" w:rsidR="000748A5" w:rsidRPr="000748A5" w:rsidDel="00FE5881" w:rsidRDefault="000748A5" w:rsidP="000748A5">
      <w:pPr>
        <w:autoSpaceDE w:val="0"/>
        <w:autoSpaceDN w:val="0"/>
        <w:adjustRightInd w:val="0"/>
        <w:spacing w:after="0" w:line="360" w:lineRule="auto"/>
        <w:rPr>
          <w:del w:id="201" w:author="HUBER, HAJNALKA" w:date="2018-02-26T11:27:00Z"/>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Del="00FE5881" w:rsidRDefault="000748A5" w:rsidP="00C659FB">
      <w:pPr>
        <w:autoSpaceDE w:val="0"/>
        <w:autoSpaceDN w:val="0"/>
        <w:adjustRightInd w:val="0"/>
        <w:spacing w:after="0" w:line="240" w:lineRule="auto"/>
        <w:rPr>
          <w:del w:id="202" w:author="HUBER, HAJNALKA" w:date="2018-02-26T11:27:00Z"/>
          <w:rFonts w:cs="Trebuchet MS"/>
          <w:color w:val="000000"/>
          <w:sz w:val="24"/>
          <w:szCs w:val="24"/>
          <w:lang w:val="hu-HU"/>
        </w:rPr>
      </w:pPr>
    </w:p>
    <w:p w14:paraId="1E8450E0" w14:textId="77777777" w:rsidR="00C659FB" w:rsidRPr="000748A5" w:rsidDel="00FE5881" w:rsidRDefault="00C659FB" w:rsidP="00C659FB">
      <w:pPr>
        <w:autoSpaceDE w:val="0"/>
        <w:autoSpaceDN w:val="0"/>
        <w:adjustRightInd w:val="0"/>
        <w:spacing w:after="0" w:line="240" w:lineRule="auto"/>
        <w:rPr>
          <w:del w:id="203" w:author="HUBER, HAJNALKA" w:date="2018-02-26T11:27:00Z"/>
          <w:rFonts w:cs="Trebuchet MS"/>
          <w:bCs/>
          <w:color w:val="000000"/>
          <w:sz w:val="24"/>
          <w:szCs w:val="24"/>
          <w:lang w:val="hu-HU"/>
        </w:rPr>
      </w:pPr>
    </w:p>
    <w:p w14:paraId="3438A19C" w14:textId="68AC9227" w:rsidR="00C659FB" w:rsidRPr="00FE5881" w:rsidDel="00FE5881" w:rsidRDefault="00C659FB">
      <w:pPr>
        <w:autoSpaceDE w:val="0"/>
        <w:autoSpaceDN w:val="0"/>
        <w:adjustRightInd w:val="0"/>
        <w:spacing w:after="0" w:line="240" w:lineRule="auto"/>
        <w:rPr>
          <w:del w:id="204" w:author="HUBER, HAJNALKA" w:date="2018-02-26T11:27:00Z"/>
          <w:rFonts w:cs="Trebuchet MS"/>
          <w:color w:val="000000"/>
          <w:sz w:val="24"/>
          <w:szCs w:val="24"/>
          <w:lang w:val="hu-HU"/>
          <w:rPrChange w:id="205" w:author="HUBER, HAJNALKA" w:date="2018-02-26T11:27:00Z">
            <w:rPr>
              <w:del w:id="206" w:author="HUBER, HAJNALKA" w:date="2018-02-26T11:27:00Z"/>
              <w:lang w:val="hu-HU"/>
            </w:rPr>
          </w:rPrChange>
        </w:rPr>
      </w:pPr>
    </w:p>
    <w:p w14:paraId="52E0A5B1" w14:textId="3F6FCCA4" w:rsidR="00C659FB" w:rsidRPr="000748A5" w:rsidDel="00FE5881" w:rsidRDefault="00C659FB">
      <w:pPr>
        <w:rPr>
          <w:del w:id="207" w:author="HUBER, HAJNALKA" w:date="2018-02-26T11:27:00Z"/>
          <w:lang w:val="hu-HU"/>
        </w:rPr>
        <w:pPrChange w:id="208" w:author="HUBER, HAJNALKA" w:date="2018-02-26T11:27:00Z">
          <w:pPr>
            <w:spacing w:before="360" w:line="360" w:lineRule="auto"/>
            <w:jc w:val="both"/>
          </w:pPr>
        </w:pPrChange>
      </w:pPr>
    </w:p>
    <w:p w14:paraId="1182F98F" w14:textId="77777777" w:rsidR="00FE5881" w:rsidRPr="00CA59D8" w:rsidRDefault="00FE5881">
      <w:pPr>
        <w:autoSpaceDE w:val="0"/>
        <w:autoSpaceDN w:val="0"/>
        <w:adjustRightInd w:val="0"/>
        <w:spacing w:after="0" w:line="360" w:lineRule="auto"/>
        <w:rPr>
          <w:lang w:val="hu-HU"/>
        </w:rPr>
        <w:pPrChange w:id="209" w:author="HUBER, HAJNALKA" w:date="2018-02-26T11:27:00Z">
          <w:pPr>
            <w:pStyle w:val="ListParagraph"/>
            <w:spacing w:before="360" w:line="360" w:lineRule="auto"/>
            <w:jc w:val="both"/>
          </w:pPr>
        </w:pPrChange>
      </w:pPr>
    </w:p>
    <w:p w14:paraId="62B8A3B4" w14:textId="7B6373C1" w:rsidR="006F19E4" w:rsidRDefault="000748A5" w:rsidP="009E29A9">
      <w:pPr>
        <w:spacing w:before="360" w:line="360" w:lineRule="auto"/>
        <w:jc w:val="both"/>
        <w:rPr>
          <w:b/>
          <w:sz w:val="24"/>
          <w:szCs w:val="24"/>
          <w:lang w:val="hu-HU"/>
        </w:rPr>
      </w:pPr>
      <w:proofErr w:type="spellStart"/>
      <w:r>
        <w:rPr>
          <w:b/>
          <w:sz w:val="24"/>
          <w:szCs w:val="24"/>
          <w:lang w:val="hu-HU"/>
        </w:rPr>
        <w:t>Eclipse</w:t>
      </w:r>
      <w:proofErr w:type="spellEnd"/>
    </w:p>
    <w:p w14:paraId="618D0E1E" w14:textId="07B87FFC" w:rsidR="000748A5" w:rsidRDefault="000748A5" w:rsidP="006823D4">
      <w:pPr>
        <w:spacing w:before="360" w:line="360" w:lineRule="auto"/>
        <w:ind w:firstLine="284"/>
        <w:jc w:val="both"/>
        <w:rPr>
          <w:sz w:val="24"/>
          <w:szCs w:val="24"/>
          <w:lang w:val="hu-HU"/>
        </w:rPr>
      </w:pPr>
      <w:r w:rsidRPr="000748A5">
        <w:rPr>
          <w:sz w:val="24"/>
          <w:szCs w:val="24"/>
          <w:lang w:val="hu-HU"/>
        </w:rPr>
        <w:t xml:space="preserve">Az </w:t>
      </w:r>
      <w:proofErr w:type="spellStart"/>
      <w:r w:rsidRPr="000748A5">
        <w:rPr>
          <w:sz w:val="24"/>
          <w:szCs w:val="24"/>
          <w:lang w:val="hu-HU"/>
        </w:rPr>
        <w:t>Eclipse</w:t>
      </w:r>
      <w:proofErr w:type="spellEnd"/>
      <w:r w:rsidR="0060033B">
        <w:rPr>
          <w:sz w:val="24"/>
          <w:szCs w:val="24"/>
          <w:lang w:val="hu-HU"/>
        </w:rPr>
        <w:t xml:space="preserve"> </w:t>
      </w:r>
      <w:proofErr w:type="spellStart"/>
      <w:r w:rsidR="0060033B">
        <w:rPr>
          <w:sz w:val="24"/>
          <w:szCs w:val="24"/>
          <w:lang w:val="hu-HU"/>
        </w:rPr>
        <w:t>Oxygen</w:t>
      </w:r>
      <w:proofErr w:type="spellEnd"/>
      <w:r w:rsidR="0060033B">
        <w:rPr>
          <w:sz w:val="24"/>
          <w:szCs w:val="24"/>
          <w:lang w:val="hu-HU"/>
        </w:rPr>
        <w:t xml:space="preserve">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w:t>
      </w:r>
      <w:proofErr w:type="spellStart"/>
      <w:r w:rsidR="0060033B">
        <w:rPr>
          <w:sz w:val="24"/>
          <w:szCs w:val="24"/>
          <w:lang w:val="hu-HU"/>
        </w:rPr>
        <w:t>plug-in</w:t>
      </w:r>
      <w:proofErr w:type="spellEnd"/>
      <w:r w:rsidR="0060033B">
        <w:rPr>
          <w:sz w:val="24"/>
          <w:szCs w:val="24"/>
          <w:lang w:val="hu-HU"/>
        </w:rPr>
        <w:t xml:space="preserve"> kezelése van, így </w:t>
      </w:r>
      <w:r>
        <w:rPr>
          <w:sz w:val="24"/>
          <w:szCs w:val="24"/>
          <w:lang w:val="hu-HU"/>
        </w:rPr>
        <w:t>támogatja a Selenium Webdriver</w:t>
      </w:r>
      <w:r w:rsidR="0060033B">
        <w:rPr>
          <w:sz w:val="24"/>
          <w:szCs w:val="24"/>
          <w:lang w:val="hu-HU"/>
        </w:rPr>
        <w:t xml:space="preserve"> a </w:t>
      </w:r>
      <w:proofErr w:type="spellStart"/>
      <w:r w:rsidR="0060033B">
        <w:rPr>
          <w:sz w:val="24"/>
          <w:szCs w:val="24"/>
          <w:lang w:val="hu-HU"/>
        </w:rPr>
        <w:t>JUnit</w:t>
      </w:r>
      <w:proofErr w:type="spellEnd"/>
      <w:r w:rsidR="0060033B">
        <w:rPr>
          <w:sz w:val="24"/>
          <w:szCs w:val="24"/>
          <w:lang w:val="hu-HU"/>
        </w:rPr>
        <w:t xml:space="preserve"> használatát, valamint jól integrálható a </w:t>
      </w:r>
      <w:proofErr w:type="spellStart"/>
      <w:r w:rsidR="0060033B">
        <w:rPr>
          <w:sz w:val="24"/>
          <w:szCs w:val="24"/>
          <w:lang w:val="hu-HU"/>
        </w:rPr>
        <w:t>TestLink</w:t>
      </w:r>
      <w:proofErr w:type="spellEnd"/>
      <w:r w:rsidR="0060033B">
        <w:rPr>
          <w:sz w:val="24"/>
          <w:szCs w:val="24"/>
          <w:lang w:val="hu-HU"/>
        </w:rPr>
        <w:t xml:space="preserve">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lastRenderedPageBreak/>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proofErr w:type="spellStart"/>
      <w:r w:rsidRPr="0060033B">
        <w:rPr>
          <w:b/>
          <w:sz w:val="24"/>
          <w:szCs w:val="24"/>
          <w:lang w:val="hu-HU"/>
        </w:rPr>
        <w:t>Git</w:t>
      </w:r>
      <w:proofErr w:type="spellEnd"/>
    </w:p>
    <w:p w14:paraId="4E12DEFD" w14:textId="4400780F" w:rsidR="0060033B" w:rsidRDefault="004C7752"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Git</w:t>
      </w:r>
      <w:proofErr w:type="spellEnd"/>
      <w:r>
        <w:rPr>
          <w:sz w:val="24"/>
          <w:szCs w:val="24"/>
          <w:lang w:val="hu-HU"/>
        </w:rPr>
        <w:t xml:space="preserve"> verzió követő rendszer segít a fejlesztés során, hogy minden egyes módosítás követhető legyen. Több ember együttműködése esetén nagy szerepe van abban, hogy a feladatokat egymástól függetlenül (</w:t>
      </w:r>
      <w:proofErr w:type="spellStart"/>
      <w:r>
        <w:rPr>
          <w:sz w:val="24"/>
          <w:szCs w:val="24"/>
          <w:lang w:val="hu-HU"/>
        </w:rPr>
        <w:t>branch</w:t>
      </w:r>
      <w:r w:rsidR="001E48F3">
        <w:rPr>
          <w:sz w:val="24"/>
          <w:szCs w:val="24"/>
          <w:lang w:val="hu-HU"/>
        </w:rPr>
        <w:t>-</w:t>
      </w:r>
      <w:r>
        <w:rPr>
          <w:sz w:val="24"/>
          <w:szCs w:val="24"/>
          <w:lang w:val="hu-HU"/>
        </w:rPr>
        <w:t>eken</w:t>
      </w:r>
      <w:proofErr w:type="spellEnd"/>
      <w:r>
        <w:rPr>
          <w:sz w:val="24"/>
          <w:szCs w:val="24"/>
          <w:lang w:val="hu-HU"/>
        </w:rPr>
        <w:t>) tudják végezni a fejlesztők, majd azok végeztével egy egésszé állhasson össze a szoftver (</w:t>
      </w:r>
      <w:proofErr w:type="spellStart"/>
      <w:r>
        <w:rPr>
          <w:sz w:val="24"/>
          <w:szCs w:val="24"/>
          <w:lang w:val="hu-HU"/>
        </w:rPr>
        <w:t>master</w:t>
      </w:r>
      <w:proofErr w:type="spellEnd"/>
      <w:r>
        <w:rPr>
          <w:sz w:val="24"/>
          <w:szCs w:val="24"/>
          <w:lang w:val="hu-HU"/>
        </w:rPr>
        <w:t xml:space="preserve"> </w:t>
      </w:r>
      <w:proofErr w:type="spellStart"/>
      <w:r>
        <w:rPr>
          <w:sz w:val="24"/>
          <w:szCs w:val="24"/>
          <w:lang w:val="hu-HU"/>
        </w:rPr>
        <w:t>branch</w:t>
      </w:r>
      <w:proofErr w:type="spellEnd"/>
      <w:r>
        <w:rPr>
          <w:sz w:val="24"/>
          <w:szCs w:val="24"/>
          <w:lang w:val="hu-HU"/>
        </w:rPr>
        <w:t xml:space="preserve">). </w:t>
      </w:r>
    </w:p>
    <w:p w14:paraId="70DC30F6" w14:textId="2786A6BB" w:rsidR="005248AC" w:rsidRDefault="004C7752">
      <w:pPr>
        <w:spacing w:before="360" w:line="360" w:lineRule="auto"/>
        <w:ind w:firstLine="284"/>
        <w:jc w:val="both"/>
        <w:rPr>
          <w:sz w:val="24"/>
          <w:szCs w:val="24"/>
          <w:lang w:val="hu-HU"/>
        </w:rPr>
        <w:pPrChange w:id="210" w:author="HUBER, HAJNALKA" w:date="2018-02-26T11:27:00Z">
          <w:pPr>
            <w:spacing w:before="360" w:line="360" w:lineRule="auto"/>
            <w:jc w:val="both"/>
          </w:pPr>
        </w:pPrChange>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ins w:id="211" w:author="HUBER, HAJNALKA" w:date="2018-02-26T09:55:00Z">
        <w:r w:rsidR="005248AC">
          <w:rPr>
            <w:sz w:val="24"/>
            <w:szCs w:val="24"/>
            <w:lang w:val="hu-HU"/>
          </w:rPr>
          <w:t xml:space="preserve"> [17]</w:t>
        </w:r>
      </w:ins>
    </w:p>
    <w:p w14:paraId="445528B4" w14:textId="3F7D3585" w:rsidR="004C7752" w:rsidRPr="004C7752" w:rsidRDefault="004C7752" w:rsidP="009E29A9">
      <w:pPr>
        <w:spacing w:before="360" w:line="360" w:lineRule="auto"/>
        <w:jc w:val="both"/>
        <w:rPr>
          <w:b/>
          <w:sz w:val="24"/>
          <w:szCs w:val="24"/>
          <w:lang w:val="hu-HU"/>
        </w:rPr>
      </w:pPr>
      <w:proofErr w:type="spellStart"/>
      <w:r w:rsidRPr="004C7752">
        <w:rPr>
          <w:b/>
          <w:sz w:val="24"/>
          <w:szCs w:val="24"/>
          <w:lang w:val="hu-HU"/>
        </w:rPr>
        <w:t>TestLink</w:t>
      </w:r>
      <w:proofErr w:type="spellEnd"/>
    </w:p>
    <w:p w14:paraId="1CDD80B4" w14:textId="4B305C71" w:rsidR="00402626" w:rsidRDefault="00FF3F63" w:rsidP="00986776">
      <w:pPr>
        <w:spacing w:before="360" w:line="360" w:lineRule="auto"/>
        <w:ind w:firstLine="284"/>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egy ingyenes web</w:t>
      </w:r>
      <w:r w:rsidR="001E48F3">
        <w:rPr>
          <w:sz w:val="24"/>
          <w:szCs w:val="24"/>
          <w:lang w:val="hu-HU"/>
        </w:rPr>
        <w:t>-</w:t>
      </w:r>
      <w:r>
        <w:rPr>
          <w:sz w:val="24"/>
          <w:szCs w:val="24"/>
          <w:lang w:val="hu-HU"/>
        </w:rPr>
        <w:t>alapú tesztmanagement eszköz</w:t>
      </w:r>
      <w:ins w:id="212" w:author="HUBER, HAJNALKA" w:date="2018-02-26T10:05:00Z">
        <w:r w:rsidR="008A6A4A">
          <w:rPr>
            <w:sz w:val="24"/>
            <w:szCs w:val="24"/>
            <w:lang w:val="hu-HU"/>
          </w:rPr>
          <w:t xml:space="preserve"> </w:t>
        </w:r>
      </w:ins>
      <w:del w:id="213" w:author="HUBER, HAJNALKA" w:date="2018-02-26T10:05:00Z">
        <w:r w:rsidDel="008A6A4A">
          <w:rPr>
            <w:sz w:val="24"/>
            <w:szCs w:val="24"/>
            <w:lang w:val="hu-HU"/>
          </w:rPr>
          <w:delText>.</w:delText>
        </w:r>
      </w:del>
      <w:ins w:id="214" w:author="HUBER, HAJNALKA" w:date="2018-02-26T10:05:00Z">
        <w:r w:rsidR="008A6A4A">
          <w:rPr>
            <w:sz w:val="24"/>
            <w:szCs w:val="24"/>
            <w:lang w:val="hu-HU"/>
          </w:rPr>
          <w:t>[18].</w:t>
        </w:r>
      </w:ins>
      <w:r>
        <w:rPr>
          <w:sz w:val="24"/>
          <w:szCs w:val="24"/>
          <w:lang w:val="hu-HU"/>
        </w:rPr>
        <w:t xml:space="preserve"> Ez a felület támogatja a tesztesetek, teszttervek, követelmények r</w:t>
      </w:r>
      <w:r w:rsidR="001E48F3">
        <w:rPr>
          <w:sz w:val="24"/>
          <w:szCs w:val="24"/>
          <w:lang w:val="hu-HU"/>
        </w:rPr>
        <w:t>i</w:t>
      </w:r>
      <w:r>
        <w:rPr>
          <w:sz w:val="24"/>
          <w:szCs w:val="24"/>
          <w:lang w:val="hu-HU"/>
        </w:rPr>
        <w:t>portok és statisztikák kezelését is.</w:t>
      </w:r>
      <w:ins w:id="215" w:author="HUBER, HAJNALKA" w:date="2018-02-26T10:04:00Z">
        <w:r w:rsidR="008A6A4A">
          <w:rPr>
            <w:sz w:val="24"/>
            <w:szCs w:val="24"/>
            <w:lang w:val="hu-HU"/>
          </w:rPr>
          <w:t xml:space="preserve"> Azért ezt az eszközt választottam, mert a </w:t>
        </w:r>
      </w:ins>
      <w:ins w:id="216" w:author="HUBER, HAJNALKA" w:date="2018-02-26T10:05:00Z">
        <w:r w:rsidR="008A6A4A">
          <w:rPr>
            <w:sz w:val="24"/>
            <w:szCs w:val="24"/>
            <w:lang w:val="hu-HU"/>
          </w:rPr>
          <w:t>riportok</w:t>
        </w:r>
      </w:ins>
      <w:ins w:id="217" w:author="HUBER, HAJNALKA" w:date="2018-02-26T10:04:00Z">
        <w:r w:rsidR="008A6A4A">
          <w:rPr>
            <w:sz w:val="24"/>
            <w:szCs w:val="24"/>
            <w:lang w:val="hu-HU"/>
          </w:rPr>
          <w:t xml:space="preserve"> legszélesebb körben ebből az eszközből importálhatóak és jól együtt működik a Selenium Webdriver által elkészített tesztesetekkel</w:t>
        </w:r>
      </w:ins>
      <w:ins w:id="218" w:author="HUBER, HAJNALKA" w:date="2018-02-26T10:05:00Z">
        <w:r w:rsidR="008A6A4A">
          <w:rPr>
            <w:sz w:val="24"/>
            <w:szCs w:val="24"/>
            <w:lang w:val="hu-HU"/>
          </w:rPr>
          <w:t xml:space="preserve"> [19]. </w:t>
        </w:r>
      </w:ins>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del w:id="219" w:author="HUBER, HAJNALKA" w:date="2018-02-26T10:05:00Z">
        <w:r w:rsidDel="008A6A4A">
          <w:rPr>
            <w:sz w:val="24"/>
            <w:szCs w:val="24"/>
            <w:lang w:val="hu-HU"/>
          </w:rPr>
          <w:delText xml:space="preserve">  </w:delText>
        </w:r>
      </w:del>
    </w:p>
    <w:p w14:paraId="0D4F94E9" w14:textId="4F28D4B8" w:rsidR="00402626" w:rsidRDefault="00402626" w:rsidP="009E29A9">
      <w:pPr>
        <w:spacing w:before="360" w:line="360" w:lineRule="auto"/>
        <w:jc w:val="both"/>
        <w:rPr>
          <w:sz w:val="24"/>
          <w:szCs w:val="24"/>
          <w:lang w:val="hu-HU"/>
        </w:rPr>
      </w:pPr>
      <w:r>
        <w:rPr>
          <w:sz w:val="24"/>
          <w:szCs w:val="24"/>
          <w:lang w:val="hu-HU"/>
        </w:rPr>
        <w:lastRenderedPageBreak/>
        <w:t xml:space="preserve">A létrehozott rendszer struktúráját a 9. Ábra jól </w:t>
      </w:r>
      <w:r w:rsidR="00721A0A">
        <w:rPr>
          <w:sz w:val="24"/>
          <w:szCs w:val="24"/>
          <w:lang w:val="hu-HU"/>
        </w:rPr>
        <w:t>szemléltetni</w:t>
      </w:r>
      <w:ins w:id="220" w:author="HUBER, HAJNALKA" w:date="2018-02-26T10:11:00Z">
        <w:r w:rsidR="00AD3EFD">
          <w:rPr>
            <w:sz w:val="24"/>
            <w:szCs w:val="24"/>
            <w:lang w:val="hu-HU"/>
          </w:rPr>
          <w:t xml:space="preserve"> és a [20] forrás leírása alapján integrálható össze. </w:t>
        </w:r>
      </w:ins>
      <w:del w:id="221" w:author="HUBER, HAJNALKA" w:date="2018-02-26T10:11:00Z">
        <w:r w:rsidDel="00AD3EFD">
          <w:rPr>
            <w:sz w:val="24"/>
            <w:szCs w:val="24"/>
            <w:lang w:val="hu-HU"/>
          </w:rPr>
          <w:delText xml:space="preserve">: </w:delText>
        </w:r>
      </w:del>
    </w:p>
    <w:p w14:paraId="58114257" w14:textId="70B544CA" w:rsidR="00402626" w:rsidRDefault="00721A0A">
      <w:pPr>
        <w:spacing w:before="360" w:line="360" w:lineRule="auto"/>
        <w:jc w:val="center"/>
        <w:rPr>
          <w:sz w:val="24"/>
          <w:szCs w:val="24"/>
          <w:lang w:val="hu-HU"/>
        </w:rPr>
        <w:pPrChange w:id="222" w:author="attila" w:date="2018-02-13T12:58:00Z">
          <w:pPr>
            <w:spacing w:before="360" w:line="360" w:lineRule="auto"/>
            <w:jc w:val="both"/>
          </w:pPr>
        </w:pPrChange>
      </w:pPr>
      <w:r>
        <w:rPr>
          <w:noProof/>
        </w:rPr>
        <w:drawing>
          <wp:inline distT="0" distB="0" distL="0" distR="0" wp14:anchorId="751CF6E3" wp14:editId="500EA4BB">
            <wp:extent cx="4483100" cy="3452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5947" cy="3454562"/>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Del="005248AC" w:rsidRDefault="00721A0A" w:rsidP="00C30650">
      <w:pPr>
        <w:spacing w:before="360" w:line="360" w:lineRule="auto"/>
        <w:jc w:val="both"/>
        <w:rPr>
          <w:del w:id="223" w:author="HUBER, HAJNALKA" w:date="2018-02-26T09:56:00Z"/>
          <w:b/>
          <w:bCs/>
          <w:sz w:val="32"/>
          <w:szCs w:val="32"/>
          <w:lang w:val="hu-HU"/>
        </w:rPr>
      </w:pPr>
    </w:p>
    <w:p w14:paraId="7AB91A7E" w14:textId="77777777" w:rsidR="00721A0A" w:rsidDel="005248AC" w:rsidRDefault="00721A0A" w:rsidP="00C30650">
      <w:pPr>
        <w:spacing w:before="360" w:line="360" w:lineRule="auto"/>
        <w:jc w:val="both"/>
        <w:rPr>
          <w:del w:id="224" w:author="HUBER, HAJNALKA" w:date="2018-02-26T09:56:00Z"/>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7FC604C4" w14:textId="5ED52783" w:rsidR="00BC2441" w:rsidRDefault="00C30650" w:rsidP="00C30650">
      <w:pPr>
        <w:spacing w:before="360" w:line="360" w:lineRule="auto"/>
        <w:jc w:val="both"/>
        <w:rPr>
          <w:b/>
          <w:bCs/>
          <w:sz w:val="32"/>
          <w:szCs w:val="32"/>
          <w:lang w:val="hu-HU"/>
        </w:rPr>
      </w:pPr>
      <w:r>
        <w:rPr>
          <w:b/>
          <w:bCs/>
          <w:sz w:val="32"/>
          <w:szCs w:val="32"/>
          <w:lang w:val="hu-HU"/>
        </w:rPr>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r w:rsidR="00E4688B">
        <w:rPr>
          <w:b/>
          <w:bCs/>
          <w:sz w:val="32"/>
          <w:szCs w:val="32"/>
          <w:lang w:val="hu-HU"/>
        </w:rPr>
        <w:t xml:space="preserve"> és megvalósítása</w:t>
      </w:r>
    </w:p>
    <w:p w14:paraId="397F5231" w14:textId="77FD2951" w:rsidR="00C30650" w:rsidRDefault="00C30650" w:rsidP="00986776">
      <w:pPr>
        <w:spacing w:before="360" w:line="360" w:lineRule="auto"/>
        <w:ind w:firstLine="284"/>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w:t>
      </w:r>
      <w:r>
        <w:rPr>
          <w:bCs/>
          <w:sz w:val="24"/>
          <w:szCs w:val="24"/>
          <w:lang w:val="hu-HU"/>
        </w:rPr>
        <w:lastRenderedPageBreak/>
        <w:t xml:space="preserve">automatikus esetek később azért lesznek felelősek, hogy regressziós tesztfuttatások során felfedjék az esetlegesen szoftverbe bevitt hibákat. </w:t>
      </w:r>
    </w:p>
    <w:p w14:paraId="46270F39" w14:textId="7854EB2B" w:rsidR="00C30650" w:rsidRDefault="00C30650" w:rsidP="00986776">
      <w:pPr>
        <w:spacing w:before="360" w:line="360" w:lineRule="auto"/>
        <w:ind w:firstLine="284"/>
        <w:jc w:val="both"/>
        <w:rPr>
          <w:bCs/>
          <w:sz w:val="24"/>
          <w:szCs w:val="24"/>
          <w:lang w:val="hu-HU"/>
        </w:rPr>
      </w:pPr>
      <w:r>
        <w:rPr>
          <w:bCs/>
          <w:sz w:val="24"/>
          <w:szCs w:val="24"/>
          <w:lang w:val="hu-HU"/>
        </w:rPr>
        <w:t xml:space="preserve">Szakdolgozatomban a </w:t>
      </w:r>
      <w:proofErr w:type="spellStart"/>
      <w:r>
        <w:rPr>
          <w:bCs/>
          <w:sz w:val="24"/>
          <w:szCs w:val="24"/>
          <w:lang w:val="hu-HU"/>
        </w:rPr>
        <w:t>Gmail</w:t>
      </w:r>
      <w:proofErr w:type="spellEnd"/>
      <w:r>
        <w:rPr>
          <w:bCs/>
          <w:sz w:val="24"/>
          <w:szCs w:val="24"/>
          <w:lang w:val="hu-HU"/>
        </w:rPr>
        <w:t xml:space="preserve">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1B492314" w:rsidR="00C30650" w:rsidRDefault="00D06414" w:rsidP="00986776">
      <w:pPr>
        <w:spacing w:before="360" w:line="360" w:lineRule="auto"/>
        <w:ind w:firstLine="284"/>
        <w:jc w:val="both"/>
        <w:rPr>
          <w:bCs/>
          <w:sz w:val="24"/>
          <w:szCs w:val="24"/>
          <w:lang w:val="hu-HU"/>
        </w:rPr>
      </w:pPr>
      <w:r>
        <w:rPr>
          <w:bCs/>
          <w:sz w:val="24"/>
          <w:szCs w:val="24"/>
          <w:lang w:val="hu-HU"/>
        </w:rPr>
        <w:t xml:space="preserve">Első lépésben bekonfiguráltam a </w:t>
      </w:r>
      <w:proofErr w:type="spellStart"/>
      <w:r>
        <w:rPr>
          <w:bCs/>
          <w:sz w:val="24"/>
          <w:szCs w:val="24"/>
          <w:lang w:val="hu-HU"/>
        </w:rPr>
        <w:t>TestLink</w:t>
      </w:r>
      <w:proofErr w:type="spellEnd"/>
      <w:r>
        <w:rPr>
          <w:bCs/>
          <w:sz w:val="24"/>
          <w:szCs w:val="24"/>
          <w:lang w:val="hu-HU"/>
        </w:rPr>
        <w:t xml:space="preserve"> teszt management eszközt</w:t>
      </w:r>
      <w:r w:rsidR="00402626">
        <w:rPr>
          <w:bCs/>
          <w:sz w:val="24"/>
          <w:szCs w:val="24"/>
          <w:lang w:val="hu-HU"/>
        </w:rPr>
        <w:t>, ill</w:t>
      </w:r>
      <w:ins w:id="225" w:author="attila" w:date="2018-02-13T12:59:00Z">
        <w:r w:rsidR="005B21AD">
          <w:rPr>
            <w:bCs/>
            <w:sz w:val="24"/>
            <w:szCs w:val="24"/>
            <w:lang w:val="hu-HU"/>
          </w:rPr>
          <w:t>.</w:t>
        </w:r>
      </w:ins>
      <w:r w:rsidR="00402626">
        <w:rPr>
          <w:bCs/>
          <w:sz w:val="24"/>
          <w:szCs w:val="24"/>
          <w:lang w:val="hu-HU"/>
        </w:rPr>
        <w:t xml:space="preserve"> azzal a nehézséggel szembesültem, hogy a </w:t>
      </w:r>
      <w:proofErr w:type="spellStart"/>
      <w:r w:rsidR="00402626">
        <w:rPr>
          <w:bCs/>
          <w:sz w:val="24"/>
          <w:szCs w:val="24"/>
          <w:lang w:val="hu-HU"/>
        </w:rPr>
        <w:t>Testlink</w:t>
      </w:r>
      <w:proofErr w:type="spellEnd"/>
      <w:r w:rsidR="00402626">
        <w:rPr>
          <w:bCs/>
          <w:sz w:val="24"/>
          <w:szCs w:val="24"/>
          <w:lang w:val="hu-HU"/>
        </w:rPr>
        <w:t xml:space="preserve"> v1.9.16-ban az eredmények szinkronizálása az </w:t>
      </w:r>
      <w:proofErr w:type="spellStart"/>
      <w:r w:rsidR="00402626">
        <w:rPr>
          <w:bCs/>
          <w:sz w:val="24"/>
          <w:szCs w:val="24"/>
          <w:lang w:val="hu-HU"/>
        </w:rPr>
        <w:t>Execute</w:t>
      </w:r>
      <w:proofErr w:type="spellEnd"/>
      <w:r w:rsidR="00402626">
        <w:rPr>
          <w:bCs/>
          <w:sz w:val="24"/>
          <w:szCs w:val="24"/>
          <w:lang w:val="hu-HU"/>
        </w:rPr>
        <w:t xml:space="preserve"> </w:t>
      </w:r>
      <w:proofErr w:type="spellStart"/>
      <w:r w:rsidR="00402626">
        <w:rPr>
          <w:bCs/>
          <w:sz w:val="24"/>
          <w:szCs w:val="24"/>
          <w:lang w:val="hu-HU"/>
        </w:rPr>
        <w:t>Tests</w:t>
      </w:r>
      <w:proofErr w:type="spellEnd"/>
      <w:r w:rsidR="00402626">
        <w:rPr>
          <w:bCs/>
          <w:sz w:val="24"/>
          <w:szCs w:val="24"/>
          <w:lang w:val="hu-HU"/>
        </w:rPr>
        <w:t xml:space="preserve"> felületen nem működik, így az erre </w:t>
      </w:r>
      <w:proofErr w:type="gramStart"/>
      <w:r w:rsidR="00402626">
        <w:rPr>
          <w:bCs/>
          <w:sz w:val="24"/>
          <w:szCs w:val="24"/>
          <w:lang w:val="hu-HU"/>
        </w:rPr>
        <w:t>vonatkozó .php</w:t>
      </w:r>
      <w:proofErr w:type="gramEnd"/>
      <w:r w:rsidR="00402626">
        <w:rPr>
          <w:bCs/>
          <w:sz w:val="24"/>
          <w:szCs w:val="24"/>
          <w:lang w:val="hu-HU"/>
        </w:rPr>
        <w:t xml:space="preserve"> file-t le kellett cserélnem. </w:t>
      </w:r>
      <w:r>
        <w:rPr>
          <w:bCs/>
          <w:sz w:val="24"/>
          <w:szCs w:val="24"/>
          <w:lang w:val="hu-HU"/>
        </w:rPr>
        <w:t xml:space="preserve"> Ehhez az XAMMP alkalmazás </w:t>
      </w:r>
      <w:proofErr w:type="spellStart"/>
      <w:r>
        <w:rPr>
          <w:bCs/>
          <w:sz w:val="24"/>
          <w:szCs w:val="24"/>
          <w:lang w:val="hu-HU"/>
        </w:rPr>
        <w:t>Apache</w:t>
      </w:r>
      <w:proofErr w:type="spellEnd"/>
      <w:r>
        <w:rPr>
          <w:bCs/>
          <w:sz w:val="24"/>
          <w:szCs w:val="24"/>
          <w:lang w:val="hu-HU"/>
        </w:rPr>
        <w:t xml:space="preserve"> és </w:t>
      </w:r>
      <w:proofErr w:type="spellStart"/>
      <w:r>
        <w:rPr>
          <w:bCs/>
          <w:sz w:val="24"/>
          <w:szCs w:val="24"/>
          <w:lang w:val="hu-HU"/>
        </w:rPr>
        <w:t>MySQL</w:t>
      </w:r>
      <w:proofErr w:type="spellEnd"/>
      <w:r>
        <w:rPr>
          <w:bCs/>
          <w:sz w:val="24"/>
          <w:szCs w:val="24"/>
          <w:lang w:val="hu-HU"/>
        </w:rPr>
        <w:t xml:space="preserve"> modulját is használtam, hogy a saját gépemet </w:t>
      </w:r>
      <w:proofErr w:type="spellStart"/>
      <w:r>
        <w:rPr>
          <w:bCs/>
          <w:sz w:val="24"/>
          <w:szCs w:val="24"/>
          <w:lang w:val="hu-HU"/>
        </w:rPr>
        <w:t>localhostként</w:t>
      </w:r>
      <w:proofErr w:type="spellEnd"/>
      <w:r>
        <w:rPr>
          <w:bCs/>
          <w:sz w:val="24"/>
          <w:szCs w:val="24"/>
          <w:lang w:val="hu-HU"/>
        </w:rPr>
        <w:t xml:space="preserve"> használva legyen egy </w:t>
      </w:r>
      <w:proofErr w:type="spellStart"/>
      <w:r>
        <w:rPr>
          <w:bCs/>
          <w:sz w:val="24"/>
          <w:szCs w:val="24"/>
          <w:lang w:val="hu-HU"/>
        </w:rPr>
        <w:t>phpmyadmin</w:t>
      </w:r>
      <w:proofErr w:type="spellEnd"/>
      <w:r>
        <w:rPr>
          <w:bCs/>
          <w:sz w:val="24"/>
          <w:szCs w:val="24"/>
          <w:lang w:val="hu-HU"/>
        </w:rPr>
        <w:t xml:space="preserve"> felületem és maga a</w:t>
      </w:r>
      <w:del w:id="226" w:author="attila" w:date="2018-02-13T12:59:00Z">
        <w:r w:rsidDel="005B21AD">
          <w:rPr>
            <w:bCs/>
            <w:sz w:val="24"/>
            <w:szCs w:val="24"/>
            <w:lang w:val="hu-HU"/>
          </w:rPr>
          <w:delText>z</w:delText>
        </w:r>
      </w:del>
      <w:r>
        <w:rPr>
          <w:bCs/>
          <w:sz w:val="24"/>
          <w:szCs w:val="24"/>
          <w:lang w:val="hu-HU"/>
        </w:rPr>
        <w:t xml:space="preserve"> </w:t>
      </w:r>
      <w:proofErr w:type="spellStart"/>
      <w:r>
        <w:rPr>
          <w:bCs/>
          <w:sz w:val="24"/>
          <w:szCs w:val="24"/>
          <w:lang w:val="hu-HU"/>
        </w:rPr>
        <w:t>tool</w:t>
      </w:r>
      <w:proofErr w:type="spellEnd"/>
      <w:r>
        <w:rPr>
          <w:bCs/>
          <w:sz w:val="24"/>
          <w:szCs w:val="24"/>
          <w:lang w:val="hu-HU"/>
        </w:rPr>
        <w:t xml:space="preserve"> is </w:t>
      </w:r>
      <w:proofErr w:type="spellStart"/>
      <w:r>
        <w:rPr>
          <w:bCs/>
          <w:sz w:val="24"/>
          <w:szCs w:val="24"/>
          <w:lang w:val="hu-HU"/>
        </w:rPr>
        <w:t>localhoston</w:t>
      </w:r>
      <w:proofErr w:type="spellEnd"/>
      <w:r>
        <w:rPr>
          <w:bCs/>
          <w:sz w:val="24"/>
          <w:szCs w:val="24"/>
          <w:lang w:val="hu-HU"/>
        </w:rPr>
        <w:t xml:space="preserve"> keresztül működik és kapcsolódik majd az </w:t>
      </w:r>
      <w:proofErr w:type="spellStart"/>
      <w:r>
        <w:rPr>
          <w:bCs/>
          <w:sz w:val="24"/>
          <w:szCs w:val="24"/>
          <w:lang w:val="hu-HU"/>
        </w:rPr>
        <w:t>Eclipse</w:t>
      </w:r>
      <w:proofErr w:type="spellEnd"/>
      <w:r>
        <w:rPr>
          <w:bCs/>
          <w:sz w:val="24"/>
          <w:szCs w:val="24"/>
          <w:lang w:val="hu-HU"/>
        </w:rPr>
        <w:t xml:space="preserve"> projekthez.</w:t>
      </w:r>
    </w:p>
    <w:p w14:paraId="4F371C47" w14:textId="5EB4D9CA" w:rsidR="00D06414" w:rsidRDefault="00D06414" w:rsidP="00986776">
      <w:pPr>
        <w:spacing w:before="360" w:line="360" w:lineRule="auto"/>
        <w:ind w:firstLine="284"/>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w:t>
      </w:r>
      <w:proofErr w:type="spellStart"/>
      <w:r>
        <w:rPr>
          <w:bCs/>
          <w:sz w:val="24"/>
          <w:szCs w:val="24"/>
          <w:lang w:val="hu-HU"/>
        </w:rPr>
        <w:t>TestPlanhez</w:t>
      </w:r>
      <w:proofErr w:type="spellEnd"/>
      <w:r>
        <w:rPr>
          <w:bCs/>
          <w:sz w:val="24"/>
          <w:szCs w:val="24"/>
          <w:lang w:val="hu-HU"/>
        </w:rPr>
        <w:t xml:space="preserve"> és </w:t>
      </w:r>
      <w:proofErr w:type="spellStart"/>
      <w:r>
        <w:rPr>
          <w:bCs/>
          <w:sz w:val="24"/>
          <w:szCs w:val="24"/>
          <w:lang w:val="hu-HU"/>
        </w:rPr>
        <w:t>userhez</w:t>
      </w:r>
      <w:proofErr w:type="spellEnd"/>
      <w:r>
        <w:rPr>
          <w:bCs/>
          <w:sz w:val="24"/>
          <w:szCs w:val="24"/>
          <w:lang w:val="hu-HU"/>
        </w:rPr>
        <w:t xml:space="preserve">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 xml:space="preserve">9.Ábra: </w:t>
      </w:r>
      <w:proofErr w:type="spellStart"/>
      <w:r w:rsidRPr="00D06414">
        <w:rPr>
          <w:bCs/>
          <w:i/>
          <w:lang w:val="hu-HU"/>
        </w:rPr>
        <w:t>TestLink</w:t>
      </w:r>
      <w:proofErr w:type="spellEnd"/>
      <w:r w:rsidRPr="00D06414">
        <w:rPr>
          <w:bCs/>
          <w:i/>
          <w:lang w:val="hu-HU"/>
        </w:rPr>
        <w:t xml:space="preserve">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xml:space="preserve">: </w:t>
      </w:r>
      <w:proofErr w:type="spellStart"/>
      <w:r w:rsidRPr="00C9466D">
        <w:rPr>
          <w:bCs/>
          <w:sz w:val="24"/>
          <w:szCs w:val="24"/>
          <w:lang w:val="hu-HU"/>
        </w:rPr>
        <w:t>Gmail</w:t>
      </w:r>
      <w:proofErr w:type="spellEnd"/>
      <w:r w:rsidRPr="00C9466D">
        <w:rPr>
          <w:bCs/>
          <w:sz w:val="24"/>
          <w:szCs w:val="24"/>
          <w:lang w:val="hu-HU"/>
        </w:rPr>
        <w:t xml:space="preserve">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w:t>
      </w:r>
      <w:proofErr w:type="spellStart"/>
      <w:r>
        <w:rPr>
          <w:bCs/>
          <w:sz w:val="24"/>
          <w:szCs w:val="24"/>
          <w:lang w:val="hu-HU"/>
        </w:rPr>
        <w:t>seleniumTesztUser</w:t>
      </w:r>
      <w:proofErr w:type="spellEnd"/>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w:t>
      </w:r>
      <w:proofErr w:type="spellStart"/>
      <w:r>
        <w:rPr>
          <w:bCs/>
          <w:sz w:val="24"/>
          <w:szCs w:val="24"/>
          <w:lang w:val="hu-HU"/>
        </w:rPr>
        <w:t>testsuit</w:t>
      </w:r>
      <w:proofErr w:type="spellEnd"/>
      <w:r>
        <w:rPr>
          <w:bCs/>
          <w:sz w:val="24"/>
          <w:szCs w:val="24"/>
          <w:lang w:val="hu-HU"/>
        </w:rPr>
        <w: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 xml:space="preserve">A betöltött felület </w:t>
      </w:r>
      <w:proofErr w:type="spellStart"/>
      <w:r w:rsidR="00721A0A">
        <w:rPr>
          <w:sz w:val="24"/>
          <w:szCs w:val="24"/>
          <w:lang w:val="hu-HU"/>
        </w:rPr>
        <w:t>validálása</w:t>
      </w:r>
      <w:proofErr w:type="spellEnd"/>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w:t>
      </w:r>
      <w:proofErr w:type="spellStart"/>
      <w:r w:rsidR="00721A0A">
        <w:rPr>
          <w:sz w:val="24"/>
          <w:szCs w:val="24"/>
          <w:u w:val="single"/>
          <w:lang w:val="hu-HU"/>
        </w:rPr>
        <w:t>smoke</w:t>
      </w:r>
      <w:proofErr w:type="spellEnd"/>
      <w:r w:rsidR="00721A0A">
        <w:rPr>
          <w:sz w:val="24"/>
          <w:szCs w:val="24"/>
          <w:u w:val="single"/>
          <w:lang w:val="hu-HU"/>
        </w:rPr>
        <w:t xml:space="preserv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986776">
      <w:pPr>
        <w:spacing w:before="360" w:line="360" w:lineRule="auto"/>
        <w:ind w:firstLine="284"/>
        <w:jc w:val="both"/>
        <w:rPr>
          <w:bCs/>
          <w:sz w:val="24"/>
          <w:szCs w:val="24"/>
          <w:lang w:val="hu-HU"/>
        </w:rPr>
      </w:pPr>
      <w:r>
        <w:rPr>
          <w:bCs/>
          <w:sz w:val="24"/>
          <w:szCs w:val="24"/>
          <w:lang w:val="hu-HU"/>
        </w:rPr>
        <w:t xml:space="preserve">A projekt tervezésénél elsődleges szempont volt, hogy az később jól karbantartható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986776">
      <w:pPr>
        <w:spacing w:before="360" w:line="360" w:lineRule="auto"/>
        <w:ind w:firstLine="284"/>
        <w:jc w:val="both"/>
        <w:rPr>
          <w:bCs/>
          <w:sz w:val="24"/>
          <w:szCs w:val="24"/>
          <w:lang w:val="hu-HU"/>
        </w:rPr>
      </w:pPr>
      <w:r>
        <w:rPr>
          <w:bCs/>
          <w:sz w:val="24"/>
          <w:szCs w:val="24"/>
          <w:lang w:val="hu-HU"/>
        </w:rPr>
        <w:t xml:space="preserve">A másik szempont, mely szintén főleg nagyszámú eset esetén válik igazán kritikussá az a futás gyorsasága. Ebben nagyon sokat számít, hogy a </w:t>
      </w:r>
      <w:proofErr w:type="spellStart"/>
      <w:r>
        <w:rPr>
          <w:bCs/>
          <w:sz w:val="24"/>
          <w:szCs w:val="24"/>
          <w:lang w:val="hu-HU"/>
        </w:rPr>
        <w:t>webelemek</w:t>
      </w:r>
      <w:proofErr w:type="spellEnd"/>
      <w:r>
        <w:rPr>
          <w:bCs/>
          <w:sz w:val="24"/>
          <w:szCs w:val="24"/>
          <w:lang w:val="hu-HU"/>
        </w:rPr>
        <w:t xml:space="preserve"> keresésénél, milyen lokátorokat használunk és hogy a browser válaszidejét minél rugalmasabban, függőségek által tudjuk kezelni, nem pedig </w:t>
      </w:r>
      <w:proofErr w:type="spellStart"/>
      <w:r>
        <w:rPr>
          <w:bCs/>
          <w:sz w:val="24"/>
          <w:szCs w:val="24"/>
          <w:lang w:val="hu-HU"/>
        </w:rPr>
        <w:t>hardkódolva</w:t>
      </w:r>
      <w:proofErr w:type="spellEnd"/>
      <w:r>
        <w:rPr>
          <w:bCs/>
          <w:sz w:val="24"/>
          <w:szCs w:val="24"/>
          <w:lang w:val="hu-HU"/>
        </w:rPr>
        <w:t xml:space="preserve"> adjuk meg a szükséges várakozási időket. </w:t>
      </w:r>
    </w:p>
    <w:p w14:paraId="1664DFCE" w14:textId="36EA93AA"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Localizátorok</w:t>
      </w:r>
      <w:proofErr w:type="spellEnd"/>
    </w:p>
    <w:p w14:paraId="5D4412F6" w14:textId="763C0FAF" w:rsidR="00853EF5" w:rsidRDefault="00853EF5" w:rsidP="00986776">
      <w:pPr>
        <w:spacing w:before="360" w:line="360" w:lineRule="auto"/>
        <w:ind w:firstLine="284"/>
        <w:jc w:val="both"/>
        <w:rPr>
          <w:bCs/>
          <w:sz w:val="24"/>
          <w:szCs w:val="24"/>
          <w:lang w:val="hu-HU"/>
        </w:rPr>
      </w:pPr>
      <w:r>
        <w:rPr>
          <w:bCs/>
          <w:sz w:val="24"/>
          <w:szCs w:val="24"/>
          <w:lang w:val="hu-HU"/>
        </w:rPr>
        <w:t xml:space="preserve">Az elemek megtalálásához </w:t>
      </w:r>
      <w:proofErr w:type="spellStart"/>
      <w:r>
        <w:rPr>
          <w:bCs/>
          <w:sz w:val="24"/>
          <w:szCs w:val="24"/>
          <w:lang w:val="hu-HU"/>
        </w:rPr>
        <w:t>lokalizátorok</w:t>
      </w:r>
      <w:proofErr w:type="spellEnd"/>
      <w:r>
        <w:rPr>
          <w:bCs/>
          <w:sz w:val="24"/>
          <w:szCs w:val="24"/>
          <w:lang w:val="hu-HU"/>
        </w:rPr>
        <w:t xml:space="preserve"> széles tárháza áll a fejlesztő rendelkezésére. Tudni kell viszont, hogy melyik </w:t>
      </w:r>
      <w:proofErr w:type="spellStart"/>
      <w:r>
        <w:rPr>
          <w:bCs/>
          <w:sz w:val="24"/>
          <w:szCs w:val="24"/>
          <w:lang w:val="hu-HU"/>
        </w:rPr>
        <w:t>lokalizátor</w:t>
      </w:r>
      <w:proofErr w:type="spellEnd"/>
      <w:r>
        <w:rPr>
          <w:bCs/>
          <w:sz w:val="24"/>
          <w:szCs w:val="24"/>
          <w:lang w:val="hu-HU"/>
        </w:rPr>
        <w:t xml:space="preserve"> mennyire gyors és mennyire ajánlott a használata. </w:t>
      </w:r>
      <w:r w:rsidR="00EE46DA">
        <w:rPr>
          <w:bCs/>
          <w:sz w:val="24"/>
          <w:szCs w:val="24"/>
          <w:lang w:val="hu-HU"/>
        </w:rPr>
        <w:t>[</w:t>
      </w:r>
      <w:del w:id="227" w:author="HUBER, HAJNALKA" w:date="2018-02-26T10:05:00Z">
        <w:r w:rsidR="00EE46DA" w:rsidDel="008A6A4A">
          <w:rPr>
            <w:bCs/>
            <w:sz w:val="24"/>
            <w:szCs w:val="24"/>
            <w:lang w:val="hu-HU"/>
          </w:rPr>
          <w:delText>1</w:delText>
        </w:r>
      </w:del>
      <w:del w:id="228" w:author="HUBER, HAJNALKA" w:date="2018-02-26T09:52:00Z">
        <w:r w:rsidR="00EE46DA" w:rsidDel="005248AC">
          <w:rPr>
            <w:bCs/>
            <w:sz w:val="24"/>
            <w:szCs w:val="24"/>
            <w:lang w:val="hu-HU"/>
          </w:rPr>
          <w:delText>3</w:delText>
        </w:r>
      </w:del>
      <w:ins w:id="229" w:author="HUBER, HAJNALKA" w:date="2018-02-26T10:05:00Z">
        <w:r w:rsidR="008A6A4A">
          <w:rPr>
            <w:bCs/>
            <w:sz w:val="24"/>
            <w:szCs w:val="24"/>
            <w:lang w:val="hu-HU"/>
          </w:rPr>
          <w:t>2</w:t>
        </w:r>
      </w:ins>
      <w:ins w:id="230" w:author="HUBER, HAJNALKA" w:date="2018-02-26T10:14:00Z">
        <w:r w:rsidR="00AD3EFD">
          <w:rPr>
            <w:bCs/>
            <w:sz w:val="24"/>
            <w:szCs w:val="24"/>
            <w:lang w:val="hu-HU"/>
          </w:rPr>
          <w:t>1</w:t>
        </w:r>
      </w:ins>
      <w:r w:rsidR="00EE46DA">
        <w:rPr>
          <w:bCs/>
          <w:sz w:val="24"/>
          <w:szCs w:val="24"/>
          <w:lang w:val="hu-HU"/>
        </w:rPr>
        <w:t>]</w:t>
      </w:r>
    </w:p>
    <w:p w14:paraId="29B03BB3" w14:textId="65B034F5" w:rsidR="00EE46DA" w:rsidRDefault="00EE46DA" w:rsidP="00C30650">
      <w:pPr>
        <w:spacing w:before="360" w:line="360" w:lineRule="auto"/>
        <w:jc w:val="both"/>
        <w:rPr>
          <w:bCs/>
          <w:sz w:val="24"/>
          <w:szCs w:val="24"/>
          <w:lang w:val="hu-HU"/>
        </w:rPr>
      </w:pPr>
      <w:r>
        <w:rPr>
          <w:bCs/>
          <w:sz w:val="24"/>
          <w:szCs w:val="24"/>
          <w:lang w:val="hu-HU"/>
        </w:rPr>
        <w:t xml:space="preserve">Az elemek azonosításánál a Selenium Webdriver által használható </w:t>
      </w:r>
      <w:proofErr w:type="spellStart"/>
      <w:r>
        <w:rPr>
          <w:bCs/>
          <w:sz w:val="24"/>
          <w:szCs w:val="24"/>
          <w:lang w:val="hu-HU"/>
        </w:rPr>
        <w:t>By</w:t>
      </w:r>
      <w:proofErr w:type="spellEnd"/>
      <w:r>
        <w:rPr>
          <w:bCs/>
          <w:sz w:val="24"/>
          <w:szCs w:val="24"/>
          <w:lang w:val="hu-HU"/>
        </w:rPr>
        <w:t xml:space="preserve"> </w:t>
      </w:r>
      <w:proofErr w:type="spellStart"/>
      <w:r>
        <w:rPr>
          <w:bCs/>
          <w:sz w:val="24"/>
          <w:szCs w:val="24"/>
          <w:lang w:val="hu-HU"/>
        </w:rPr>
        <w:t>class</w:t>
      </w:r>
      <w:proofErr w:type="spellEnd"/>
      <w:r>
        <w:rPr>
          <w:bCs/>
          <w:sz w:val="24"/>
          <w:szCs w:val="24"/>
          <w:lang w:val="hu-HU"/>
        </w:rPr>
        <w:t xml:space="preserve"> elemeit használjuk. Ezek a </w:t>
      </w:r>
      <w:proofErr w:type="spellStart"/>
      <w:r>
        <w:rPr>
          <w:bCs/>
          <w:sz w:val="24"/>
          <w:szCs w:val="24"/>
          <w:lang w:val="hu-HU"/>
        </w:rPr>
        <w:t>lokalizátorok</w:t>
      </w:r>
      <w:proofErr w:type="spellEnd"/>
      <w:r>
        <w:rPr>
          <w:bCs/>
          <w:sz w:val="24"/>
          <w:szCs w:val="24"/>
          <w:lang w:val="hu-HU"/>
        </w:rPr>
        <w:t>.</w:t>
      </w:r>
    </w:p>
    <w:p w14:paraId="6F59C5E7" w14:textId="6ED5A38B" w:rsidR="00EE46DA" w:rsidRDefault="00EE46DA" w:rsidP="00986776">
      <w:pPr>
        <w:spacing w:before="360" w:line="360" w:lineRule="auto"/>
        <w:ind w:firstLine="284"/>
        <w:jc w:val="both"/>
        <w:rPr>
          <w:bCs/>
          <w:sz w:val="24"/>
          <w:szCs w:val="24"/>
          <w:lang w:val="hu-HU"/>
        </w:rPr>
      </w:pPr>
      <w:r>
        <w:rPr>
          <w:bCs/>
          <w:sz w:val="24"/>
          <w:szCs w:val="24"/>
          <w:lang w:val="hu-HU"/>
        </w:rPr>
        <w:lastRenderedPageBreak/>
        <w:t xml:space="preserve">Legegyszerűbb és hatékony megoldás </w:t>
      </w:r>
      <w:proofErr w:type="spellStart"/>
      <w:r w:rsidRPr="00EE46DA">
        <w:rPr>
          <w:b/>
          <w:bCs/>
          <w:sz w:val="24"/>
          <w:szCs w:val="24"/>
          <w:lang w:val="hu-HU"/>
        </w:rPr>
        <w:t>id</w:t>
      </w:r>
      <w:r>
        <w:rPr>
          <w:bCs/>
          <w:sz w:val="24"/>
          <w:szCs w:val="24"/>
          <w:lang w:val="hu-HU"/>
        </w:rPr>
        <w:t>-ra</w:t>
      </w:r>
      <w:proofErr w:type="spellEnd"/>
      <w:r>
        <w:rPr>
          <w:bCs/>
          <w:sz w:val="24"/>
          <w:szCs w:val="24"/>
          <w:lang w:val="hu-HU"/>
        </w:rPr>
        <w:t xml:space="preserve">, </w:t>
      </w:r>
      <w:proofErr w:type="spellStart"/>
      <w:r w:rsidRPr="00EE46DA">
        <w:rPr>
          <w:b/>
          <w:bCs/>
          <w:sz w:val="24"/>
          <w:szCs w:val="24"/>
          <w:lang w:val="hu-HU"/>
        </w:rPr>
        <w:t>className</w:t>
      </w:r>
      <w:r>
        <w:rPr>
          <w:bCs/>
          <w:sz w:val="24"/>
          <w:szCs w:val="24"/>
          <w:lang w:val="hu-HU"/>
        </w:rPr>
        <w:t>-re</w:t>
      </w:r>
      <w:proofErr w:type="spellEnd"/>
      <w:r>
        <w:rPr>
          <w:bCs/>
          <w:sz w:val="24"/>
          <w:szCs w:val="24"/>
          <w:lang w:val="hu-HU"/>
        </w:rPr>
        <w:t xml:space="preserve"> vagy </w:t>
      </w:r>
      <w:proofErr w:type="spellStart"/>
      <w:r w:rsidRPr="00EE46DA">
        <w:rPr>
          <w:b/>
          <w:bCs/>
          <w:sz w:val="24"/>
          <w:szCs w:val="24"/>
          <w:lang w:val="hu-HU"/>
        </w:rPr>
        <w:t>Name</w:t>
      </w:r>
      <w:r>
        <w:rPr>
          <w:bCs/>
          <w:sz w:val="24"/>
          <w:szCs w:val="24"/>
          <w:lang w:val="hu-HU"/>
        </w:rPr>
        <w:t>-re</w:t>
      </w:r>
      <w:proofErr w:type="spellEnd"/>
      <w:r>
        <w:rPr>
          <w:bCs/>
          <w:sz w:val="24"/>
          <w:szCs w:val="24"/>
          <w:lang w:val="hu-HU"/>
        </w:rPr>
        <w:t xml:space="preserv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28A519D5"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w:t>
      </w:r>
      <w:proofErr w:type="spellStart"/>
      <w:r w:rsidRPr="00EE46DA">
        <w:rPr>
          <w:b/>
          <w:bCs/>
          <w:sz w:val="24"/>
          <w:szCs w:val="24"/>
          <w:lang w:val="hu-HU"/>
        </w:rPr>
        <w:t>Cascading</w:t>
      </w:r>
      <w:proofErr w:type="spellEnd"/>
      <w:r w:rsidRPr="00EE46DA">
        <w:rPr>
          <w:b/>
          <w:bCs/>
          <w:sz w:val="24"/>
          <w:szCs w:val="24"/>
          <w:lang w:val="hu-HU"/>
        </w:rPr>
        <w:t xml:space="preserve"> </w:t>
      </w:r>
      <w:proofErr w:type="spellStart"/>
      <w:r w:rsidRPr="00EE46DA">
        <w:rPr>
          <w:b/>
          <w:bCs/>
          <w:sz w:val="24"/>
          <w:szCs w:val="24"/>
          <w:lang w:val="hu-HU"/>
        </w:rPr>
        <w:t>Style</w:t>
      </w:r>
      <w:proofErr w:type="spellEnd"/>
      <w:r w:rsidRPr="00EE46DA">
        <w:rPr>
          <w:b/>
          <w:bCs/>
          <w:sz w:val="24"/>
          <w:szCs w:val="24"/>
          <w:lang w:val="hu-HU"/>
        </w:rPr>
        <w:t xml:space="preserve"> </w:t>
      </w:r>
      <w:proofErr w:type="spellStart"/>
      <w:r w:rsidRPr="00EE46DA">
        <w:rPr>
          <w:b/>
          <w:bCs/>
          <w:sz w:val="24"/>
          <w:szCs w:val="24"/>
          <w:lang w:val="hu-HU"/>
        </w:rPr>
        <w:t>Sheets</w:t>
      </w:r>
      <w:proofErr w:type="spellEnd"/>
      <w:r w:rsidRPr="00EE46DA">
        <w:rPr>
          <w:b/>
          <w:bCs/>
          <w:sz w:val="24"/>
          <w:szCs w:val="24"/>
          <w:lang w:val="hu-HU"/>
        </w:rPr>
        <w:t>)</w:t>
      </w:r>
      <w:r w:rsidR="00853EF5" w:rsidRPr="00EE46DA">
        <w:rPr>
          <w:b/>
          <w:bCs/>
          <w:sz w:val="24"/>
          <w:szCs w:val="24"/>
          <w:lang w:val="hu-HU"/>
        </w:rPr>
        <w:t xml:space="preserve"> </w:t>
      </w:r>
      <w:proofErr w:type="spellStart"/>
      <w:r w:rsidR="00853EF5" w:rsidRPr="00EE46DA">
        <w:rPr>
          <w:b/>
          <w:bCs/>
          <w:sz w:val="24"/>
          <w:szCs w:val="24"/>
          <w:lang w:val="hu-HU"/>
        </w:rPr>
        <w:t>selector</w:t>
      </w:r>
      <w:proofErr w:type="spellEnd"/>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w:t>
      </w:r>
      <w:del w:id="231" w:author="HUBER, HAJNALKA" w:date="2018-02-26T09:59:00Z">
        <w:r w:rsidDel="005248AC">
          <w:rPr>
            <w:bCs/>
            <w:sz w:val="24"/>
            <w:szCs w:val="24"/>
            <w:lang w:val="hu-HU"/>
          </w:rPr>
          <w:delText>14</w:delText>
        </w:r>
      </w:del>
      <w:ins w:id="232" w:author="HUBER, HAJNALKA" w:date="2018-02-26T10:06:00Z">
        <w:r w:rsidR="008A6A4A">
          <w:rPr>
            <w:bCs/>
            <w:sz w:val="24"/>
            <w:szCs w:val="24"/>
            <w:lang w:val="hu-HU"/>
          </w:rPr>
          <w:t>2</w:t>
        </w:r>
      </w:ins>
      <w:ins w:id="233" w:author="HUBER, HAJNALKA" w:date="2018-02-26T10:14:00Z">
        <w:r w:rsidR="00AD3EFD">
          <w:rPr>
            <w:bCs/>
            <w:sz w:val="24"/>
            <w:szCs w:val="24"/>
            <w:lang w:val="hu-HU"/>
          </w:rPr>
          <w:t>2</w:t>
        </w:r>
      </w:ins>
      <w:r>
        <w:rPr>
          <w:bCs/>
          <w:sz w:val="24"/>
          <w:szCs w:val="24"/>
          <w:lang w:val="hu-HU"/>
        </w:rPr>
        <w:t>]</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proofErr w:type="spellStart"/>
      <w:r w:rsidRPr="00EE46DA">
        <w:rPr>
          <w:b/>
          <w:bCs/>
          <w:sz w:val="24"/>
          <w:szCs w:val="24"/>
          <w:lang w:val="hu-HU"/>
        </w:rPr>
        <w:t>Xpath</w:t>
      </w:r>
      <w:proofErr w:type="spellEnd"/>
      <w:r w:rsidR="005047E6">
        <w:rPr>
          <w:bCs/>
          <w:sz w:val="24"/>
          <w:szCs w:val="24"/>
          <w:lang w:val="hu-HU"/>
        </w:rPr>
        <w:t xml:space="preserve"> a DOM struktúrájától függő elem, ellentétben a CSS </w:t>
      </w:r>
      <w:proofErr w:type="spellStart"/>
      <w:r w:rsidR="005047E6">
        <w:rPr>
          <w:bCs/>
          <w:sz w:val="24"/>
          <w:szCs w:val="24"/>
          <w:lang w:val="hu-HU"/>
        </w:rPr>
        <w:t>selectortól</w:t>
      </w:r>
      <w:proofErr w:type="spellEnd"/>
      <w:r w:rsidR="005047E6">
        <w:rPr>
          <w:bCs/>
          <w:sz w:val="24"/>
          <w:szCs w:val="24"/>
          <w:lang w:val="hu-HU"/>
        </w:rPr>
        <w:t>. I</w:t>
      </w:r>
      <w:r>
        <w:rPr>
          <w:bCs/>
          <w:sz w:val="24"/>
          <w:szCs w:val="24"/>
          <w:lang w:val="hu-HU"/>
        </w:rPr>
        <w:t>tt is van mód relatív és abszolút útvonalak megadására.</w:t>
      </w:r>
      <w:r w:rsidR="005047E6">
        <w:rPr>
          <w:bCs/>
          <w:sz w:val="24"/>
          <w:szCs w:val="24"/>
          <w:lang w:val="hu-HU"/>
        </w:rPr>
        <w:t xml:space="preserve"> </w:t>
      </w:r>
      <w:proofErr w:type="spellStart"/>
      <w:r w:rsidR="005047E6">
        <w:rPr>
          <w:bCs/>
          <w:sz w:val="24"/>
          <w:szCs w:val="24"/>
          <w:lang w:val="hu-HU"/>
        </w:rPr>
        <w:t>Xpath</w:t>
      </w:r>
      <w:proofErr w:type="spellEnd"/>
      <w:r w:rsidR="005047E6">
        <w:rPr>
          <w:bCs/>
          <w:sz w:val="24"/>
          <w:szCs w:val="24"/>
          <w:lang w:val="hu-HU"/>
        </w:rPr>
        <w:t xml:space="preserve"> és CSS </w:t>
      </w:r>
      <w:proofErr w:type="spellStart"/>
      <w:r w:rsidR="005047E6">
        <w:rPr>
          <w:bCs/>
          <w:sz w:val="24"/>
          <w:szCs w:val="24"/>
          <w:lang w:val="hu-HU"/>
        </w:rPr>
        <w:t>selector</w:t>
      </w:r>
      <w:proofErr w:type="spellEnd"/>
      <w:r w:rsidR="005047E6">
        <w:rPr>
          <w:bCs/>
          <w:sz w:val="24"/>
          <w:szCs w:val="24"/>
          <w:lang w:val="hu-HU"/>
        </w:rPr>
        <w:t xml:space="preserve">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w:t>
      </w:r>
      <w:proofErr w:type="spellStart"/>
      <w:r>
        <w:rPr>
          <w:bCs/>
          <w:sz w:val="24"/>
          <w:szCs w:val="24"/>
          <w:lang w:val="hu-HU"/>
        </w:rPr>
        <w:t>html</w:t>
      </w:r>
      <w:proofErr w:type="spellEnd"/>
      <w:r>
        <w:rPr>
          <w:bCs/>
          <w:sz w:val="24"/>
          <w:szCs w:val="24"/>
          <w:lang w:val="hu-HU"/>
        </w:rPr>
        <w:t xml:space="preserve">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w:t>
      </w:r>
      <w:proofErr w:type="spellStart"/>
      <w:r>
        <w:rPr>
          <w:bCs/>
          <w:sz w:val="24"/>
          <w:szCs w:val="24"/>
          <w:lang w:val="hu-HU"/>
        </w:rPr>
        <w:t>inspect</w:t>
      </w:r>
      <w:proofErr w:type="spellEnd"/>
      <w:r>
        <w:rPr>
          <w:bCs/>
          <w:sz w:val="24"/>
          <w:szCs w:val="24"/>
          <w:lang w:val="hu-HU"/>
        </w:rPr>
        <w:t>) nézetben mi látunk el</w:t>
      </w:r>
      <w:r w:rsidR="00E2795C">
        <w:rPr>
          <w:bCs/>
          <w:sz w:val="24"/>
          <w:szCs w:val="24"/>
          <w:lang w:val="hu-HU"/>
        </w:rPr>
        <w:t>e</w:t>
      </w:r>
      <w:r>
        <w:rPr>
          <w:bCs/>
          <w:sz w:val="24"/>
          <w:szCs w:val="24"/>
          <w:lang w:val="hu-HU"/>
        </w:rPr>
        <w:t>meket, de az nem biztos, hogy látható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visible</w:t>
      </w:r>
      <w:proofErr w:type="spellEnd"/>
      <w:r>
        <w:rPr>
          <w:bCs/>
          <w:sz w:val="24"/>
          <w:szCs w:val="24"/>
          <w:lang w:val="hu-HU"/>
        </w:rPr>
        <w:t xml:space="preserve">, </w:t>
      </w:r>
      <w:proofErr w:type="spellStart"/>
      <w:r>
        <w:rPr>
          <w:bCs/>
          <w:sz w:val="24"/>
          <w:szCs w:val="24"/>
          <w:lang w:val="hu-HU"/>
        </w:rPr>
        <w:t>enabled</w:t>
      </w:r>
      <w:proofErr w:type="spellEnd"/>
      <w:r>
        <w:rPr>
          <w:bCs/>
          <w:sz w:val="24"/>
          <w:szCs w:val="24"/>
          <w:lang w:val="hu-HU"/>
        </w:rPr>
        <w:t>) vagy használható (</w:t>
      </w:r>
      <w:proofErr w:type="spellStart"/>
      <w:r>
        <w:rPr>
          <w:bCs/>
          <w:sz w:val="24"/>
          <w:szCs w:val="24"/>
          <w:lang w:val="hu-HU"/>
        </w:rPr>
        <w:t>not</w:t>
      </w:r>
      <w:proofErr w:type="spellEnd"/>
      <w:r>
        <w:rPr>
          <w:bCs/>
          <w:sz w:val="24"/>
          <w:szCs w:val="24"/>
          <w:lang w:val="hu-HU"/>
        </w:rPr>
        <w:t xml:space="preserve"> </w:t>
      </w:r>
      <w:proofErr w:type="spellStart"/>
      <w:r>
        <w:rPr>
          <w:bCs/>
          <w:sz w:val="24"/>
          <w:szCs w:val="24"/>
          <w:lang w:val="hu-HU"/>
        </w:rPr>
        <w:t>clickable</w:t>
      </w:r>
      <w:proofErr w:type="spellEnd"/>
      <w:r>
        <w:rPr>
          <w:bCs/>
          <w:sz w:val="24"/>
          <w:szCs w:val="24"/>
          <w:lang w:val="hu-HU"/>
        </w:rPr>
        <w:t xml:space="preserv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3C366F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w:t>
      </w:r>
      <w:proofErr w:type="spellStart"/>
      <w:r w:rsidRPr="005047E6">
        <w:rPr>
          <w:rFonts w:asciiTheme="minorHAnsi" w:hAnsiTheme="minorHAnsi"/>
          <w:lang w:val="hu-HU"/>
        </w:rPr>
        <w:t>szinkronizáció</w:t>
      </w:r>
      <w:proofErr w:type="spellEnd"/>
      <w:r w:rsidRPr="005047E6">
        <w:rPr>
          <w:rFonts w:asciiTheme="minorHAnsi" w:hAnsiTheme="minorHAnsi"/>
          <w:lang w:val="hu-HU"/>
        </w:rPr>
        <w:t xml:space="preserve"> témakörbe tartozik. Nem csak a </w:t>
      </w:r>
      <w:proofErr w:type="gramStart"/>
      <w:r w:rsidRPr="005047E6">
        <w:rPr>
          <w:rFonts w:asciiTheme="minorHAnsi" w:hAnsiTheme="minorHAnsi"/>
          <w:lang w:val="hu-HU"/>
        </w:rPr>
        <w:t>browserek</w:t>
      </w:r>
      <w:proofErr w:type="gramEnd"/>
      <w:r w:rsidRPr="005047E6">
        <w:rPr>
          <w:rFonts w:asciiTheme="minorHAnsi" w:hAnsiTheme="minorHAnsi"/>
          <w:lang w:val="hu-HU"/>
        </w:rPr>
        <w:t xml:space="preserve"> de az egyes gépek teljesítménye között is különbségek vannak. Erre a </w:t>
      </w:r>
      <w:proofErr w:type="spellStart"/>
      <w:r w:rsidRPr="005047E6">
        <w:rPr>
          <w:rFonts w:asciiTheme="minorHAnsi" w:hAnsiTheme="minorHAnsi"/>
          <w:lang w:val="hu-HU"/>
        </w:rPr>
        <w:t>szinkronizációra</w:t>
      </w:r>
      <w:proofErr w:type="spellEnd"/>
      <w:r w:rsidRPr="005047E6">
        <w:rPr>
          <w:rFonts w:asciiTheme="minorHAnsi" w:hAnsiTheme="minorHAnsi"/>
          <w:lang w:val="hu-HU"/>
        </w:rPr>
        <w:t xml:space="preserve"> ad lehetőséget az explicit is az implicit várakozások beépítése a kódba. </w:t>
      </w:r>
      <w:r w:rsidR="00A66145">
        <w:rPr>
          <w:rFonts w:asciiTheme="minorHAnsi" w:hAnsiTheme="minorHAnsi"/>
          <w:lang w:val="hu-HU"/>
        </w:rPr>
        <w:t>[</w:t>
      </w:r>
      <w:ins w:id="234" w:author="HUBER, HAJNALKA" w:date="2018-02-26T09:59:00Z">
        <w:r w:rsidR="005248AC">
          <w:rPr>
            <w:rFonts w:asciiTheme="minorHAnsi" w:hAnsiTheme="minorHAnsi"/>
            <w:lang w:val="hu-HU"/>
          </w:rPr>
          <w:t>2</w:t>
        </w:r>
      </w:ins>
      <w:ins w:id="235" w:author="HUBER, HAJNALKA" w:date="2018-02-26T10:14:00Z">
        <w:r w:rsidR="00AD3EFD">
          <w:rPr>
            <w:rFonts w:asciiTheme="minorHAnsi" w:hAnsiTheme="minorHAnsi"/>
            <w:lang w:val="hu-HU"/>
          </w:rPr>
          <w:t>3</w:t>
        </w:r>
      </w:ins>
      <w:del w:id="236" w:author="HUBER, HAJNALKA" w:date="2018-02-26T09:59:00Z">
        <w:r w:rsidR="00A66145" w:rsidDel="005248AC">
          <w:rPr>
            <w:rFonts w:asciiTheme="minorHAnsi" w:hAnsiTheme="minorHAnsi"/>
            <w:lang w:val="hu-HU"/>
          </w:rPr>
          <w:delText>1</w:delText>
        </w:r>
      </w:del>
      <w:del w:id="237" w:author="HUBER, HAJNALKA" w:date="2018-02-26T09:52:00Z">
        <w:r w:rsidR="00A66145" w:rsidDel="005248AC">
          <w:rPr>
            <w:rFonts w:asciiTheme="minorHAnsi" w:hAnsiTheme="minorHAnsi"/>
            <w:lang w:val="hu-HU"/>
          </w:rPr>
          <w:delText>5</w:delText>
        </w:r>
      </w:del>
      <w:r w:rsidR="00A66145">
        <w:rPr>
          <w:rFonts w:asciiTheme="minorHAnsi" w:hAnsiTheme="minorHAnsi"/>
          <w:lang w:val="hu-HU"/>
        </w:rPr>
        <w:t>]</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azt jelenti, hogy a </w:t>
      </w:r>
      <w:proofErr w:type="spellStart"/>
      <w:r w:rsidRPr="005047E6">
        <w:rPr>
          <w:rFonts w:asciiTheme="minorHAnsi" w:hAnsiTheme="minorHAnsi"/>
          <w:lang w:val="hu-HU"/>
        </w:rPr>
        <w:t>WebDriver</w:t>
      </w:r>
      <w:proofErr w:type="spellEnd"/>
      <w:r w:rsidRPr="005047E6">
        <w:rPr>
          <w:rFonts w:asciiTheme="minorHAnsi" w:hAnsiTheme="minorHAnsi"/>
          <w:lang w:val="hu-HU"/>
        </w:rPr>
        <w:t xml:space="preserve"> addig a maximális ideig keresi az elemet az oldalon, amíg az általánosan megadott </w:t>
      </w:r>
      <w:proofErr w:type="spellStart"/>
      <w:r w:rsidRPr="005047E6">
        <w:rPr>
          <w:rFonts w:asciiTheme="minorHAnsi" w:hAnsiTheme="minorHAnsi"/>
          <w:lang w:val="hu-HU"/>
        </w:rPr>
        <w:t>timeout</w:t>
      </w:r>
      <w:proofErr w:type="spellEnd"/>
      <w:r w:rsidRPr="005047E6">
        <w:rPr>
          <w:rFonts w:asciiTheme="minorHAnsi" w:hAnsiTheme="minorHAnsi"/>
          <w:lang w:val="hu-HU"/>
        </w:rPr>
        <w:t xml:space="preserve"> le nem jár, ezután </w:t>
      </w:r>
      <w:proofErr w:type="spellStart"/>
      <w:r w:rsidRPr="005047E6">
        <w:rPr>
          <w:rFonts w:asciiTheme="minorHAnsi" w:hAnsiTheme="minorHAnsi"/>
          <w:lang w:val="hu-HU"/>
        </w:rPr>
        <w:t>Exception-t</w:t>
      </w:r>
      <w:proofErr w:type="spellEnd"/>
      <w:r w:rsidRPr="005047E6">
        <w:rPr>
          <w:rFonts w:asciiTheme="minorHAnsi" w:hAnsiTheme="minorHAnsi"/>
          <w:lang w:val="hu-HU"/>
        </w:rPr>
        <w:t xml:space="preserve">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proofErr w:type="spellStart"/>
      <w:proofErr w:type="gramStart"/>
      <w:r w:rsidRPr="005047E6">
        <w:rPr>
          <w:rFonts w:asciiTheme="minorHAnsi" w:hAnsiTheme="minorHAnsi" w:cs="Courier New"/>
          <w:i/>
        </w:rPr>
        <w:t>driver.manage</w:t>
      </w:r>
      <w:proofErr w:type="spellEnd"/>
      <w:r w:rsidRPr="005047E6">
        <w:rPr>
          <w:rFonts w:asciiTheme="minorHAnsi" w:hAnsiTheme="minorHAnsi" w:cs="Courier New"/>
          <w:i/>
        </w:rPr>
        <w:t>(</w:t>
      </w:r>
      <w:proofErr w:type="gramEnd"/>
      <w:r w:rsidRPr="005047E6">
        <w:rPr>
          <w:rFonts w:asciiTheme="minorHAnsi" w:hAnsiTheme="minorHAnsi" w:cs="Courier New"/>
          <w:i/>
        </w:rPr>
        <w:t>).timeouts().</w:t>
      </w:r>
      <w:proofErr w:type="spellStart"/>
      <w:r w:rsidRPr="005047E6">
        <w:rPr>
          <w:rFonts w:asciiTheme="minorHAnsi" w:hAnsiTheme="minorHAnsi" w:cs="Courier New"/>
          <w:i/>
        </w:rPr>
        <w:t>implicitlyWait</w:t>
      </w:r>
      <w:proofErr w:type="spellEnd"/>
      <w:r w:rsidRPr="005047E6">
        <w:rPr>
          <w:rFonts w:asciiTheme="minorHAnsi" w:hAnsiTheme="minorHAnsi" w:cs="Courier New"/>
          <w:i/>
        </w:rPr>
        <w:t xml:space="preserve">(10, </w:t>
      </w:r>
      <w:proofErr w:type="spellStart"/>
      <w:r w:rsidRPr="005047E6">
        <w:rPr>
          <w:rFonts w:asciiTheme="minorHAnsi" w:hAnsiTheme="minorHAnsi" w:cs="Courier New"/>
          <w:i/>
        </w:rPr>
        <w:t>TimeUnit.</w:t>
      </w:r>
      <w:r w:rsidRPr="005047E6">
        <w:rPr>
          <w:rFonts w:asciiTheme="minorHAnsi" w:hAnsiTheme="minorHAnsi" w:cs="Courier New"/>
          <w:b/>
          <w:bCs/>
          <w:i/>
          <w:iCs/>
        </w:rPr>
        <w:t>SECONDS</w:t>
      </w:r>
      <w:proofErr w:type="spellEnd"/>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t>
      </w:r>
      <w:proofErr w:type="spellStart"/>
      <w:r w:rsidRPr="005047E6">
        <w:rPr>
          <w:rFonts w:asciiTheme="minorHAnsi" w:hAnsiTheme="minorHAnsi"/>
          <w:lang w:val="hu-HU"/>
        </w:rPr>
        <w:t>wait</w:t>
      </w:r>
      <w:proofErr w:type="spellEnd"/>
      <w:r w:rsidRPr="005047E6">
        <w:rPr>
          <w:rFonts w:asciiTheme="minorHAnsi" w:hAnsiTheme="minorHAnsi"/>
          <w:lang w:val="hu-HU"/>
        </w:rPr>
        <w:t xml:space="preserve">)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proofErr w:type="spellStart"/>
      <w:r w:rsidRPr="005047E6">
        <w:rPr>
          <w:rFonts w:asciiTheme="minorHAnsi" w:hAnsiTheme="minorHAnsi" w:cs="Courier New"/>
          <w:i/>
        </w:rPr>
        <w:t>WebElement</w:t>
      </w:r>
      <w:proofErr w:type="spellEnd"/>
      <w:r w:rsidRPr="005047E6">
        <w:rPr>
          <w:rFonts w:asciiTheme="minorHAnsi" w:hAnsiTheme="minorHAnsi" w:cs="Courier New"/>
          <w:i/>
        </w:rPr>
        <w:t xml:space="preserve"> element = (</w:t>
      </w:r>
      <w:r w:rsidRPr="005047E6">
        <w:rPr>
          <w:rFonts w:asciiTheme="minorHAnsi" w:hAnsiTheme="minorHAnsi" w:cs="Courier New"/>
          <w:b/>
          <w:bCs/>
          <w:i/>
        </w:rPr>
        <w:t xml:space="preserve">new </w:t>
      </w:r>
      <w:proofErr w:type="spellStart"/>
      <w:proofErr w:type="gramStart"/>
      <w:r w:rsidRPr="005047E6">
        <w:rPr>
          <w:rFonts w:asciiTheme="minorHAnsi" w:hAnsiTheme="minorHAnsi" w:cs="Courier New"/>
          <w:i/>
        </w:rPr>
        <w:t>WebDriverWait</w:t>
      </w:r>
      <w:proofErr w:type="spellEnd"/>
      <w:r w:rsidRPr="005047E6">
        <w:rPr>
          <w:rFonts w:asciiTheme="minorHAnsi" w:hAnsiTheme="minorHAnsi" w:cs="Courier New"/>
          <w:i/>
        </w:rPr>
        <w:t>(</w:t>
      </w:r>
      <w:proofErr w:type="gramEnd"/>
      <w:r w:rsidRPr="005047E6">
        <w:rPr>
          <w:rFonts w:asciiTheme="minorHAnsi" w:hAnsiTheme="minorHAnsi" w:cs="Courier New"/>
          <w:i/>
        </w:rPr>
        <w:t>driver,10)).</w:t>
      </w:r>
    </w:p>
    <w:p w14:paraId="1F901702" w14:textId="604E27EB" w:rsidR="005047E6" w:rsidRPr="005047E6" w:rsidRDefault="005047E6" w:rsidP="005047E6">
      <w:pPr>
        <w:pStyle w:val="Default"/>
        <w:jc w:val="center"/>
        <w:rPr>
          <w:rFonts w:asciiTheme="minorHAnsi" w:hAnsiTheme="minorHAnsi" w:cs="Courier New"/>
          <w:i/>
        </w:rPr>
      </w:pPr>
      <w:proofErr w:type="gramStart"/>
      <w:r w:rsidRPr="005047E6">
        <w:rPr>
          <w:rFonts w:asciiTheme="minorHAnsi" w:hAnsiTheme="minorHAnsi" w:cs="Courier New"/>
          <w:i/>
        </w:rPr>
        <w:t>until(</w:t>
      </w:r>
      <w:proofErr w:type="spellStart"/>
      <w:proofErr w:type="gramEnd"/>
      <w:r w:rsidRPr="005047E6">
        <w:rPr>
          <w:rFonts w:asciiTheme="minorHAnsi" w:hAnsiTheme="minorHAnsi" w:cs="Courier New"/>
          <w:i/>
        </w:rPr>
        <w:t>ExpectedConditions.</w:t>
      </w:r>
      <w:r w:rsidRPr="005047E6">
        <w:rPr>
          <w:rFonts w:asciiTheme="minorHAnsi" w:hAnsiTheme="minorHAnsi" w:cs="Courier New"/>
          <w:i/>
          <w:iCs/>
        </w:rPr>
        <w:t>presenceOfElementLocated</w:t>
      </w:r>
      <w:proofErr w:type="spellEnd"/>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w:t>
      </w:r>
      <w:proofErr w:type="spellStart"/>
      <w:r w:rsidRPr="005047E6">
        <w:rPr>
          <w:rFonts w:asciiTheme="minorHAnsi" w:hAnsiTheme="minorHAnsi" w:cs="Courier New"/>
          <w:i/>
        </w:rPr>
        <w:t>elem</w:t>
      </w:r>
      <w:proofErr w:type="spellEnd"/>
      <w:r w:rsidRPr="005047E6">
        <w:rPr>
          <w:rFonts w:asciiTheme="minorHAnsi" w:hAnsiTheme="minorHAnsi" w:cs="Courier New"/>
          <w:i/>
        </w:rPr>
        <w:t>)));</w:t>
      </w:r>
    </w:p>
    <w:p w14:paraId="431B10F6" w14:textId="2D8FB092" w:rsidR="00C9466D" w:rsidRDefault="00C9466D" w:rsidP="00C30650">
      <w:pPr>
        <w:spacing w:before="360" w:line="360" w:lineRule="auto"/>
        <w:jc w:val="both"/>
        <w:rPr>
          <w:b/>
          <w:bCs/>
          <w:sz w:val="24"/>
          <w:szCs w:val="24"/>
          <w:lang w:val="hu-HU"/>
        </w:rPr>
      </w:pPr>
      <w:proofErr w:type="spellStart"/>
      <w:r w:rsidRPr="00C65760">
        <w:rPr>
          <w:b/>
          <w:bCs/>
          <w:sz w:val="24"/>
          <w:szCs w:val="24"/>
          <w:lang w:val="hu-HU"/>
        </w:rPr>
        <w:t>Page</w:t>
      </w:r>
      <w:proofErr w:type="spellEnd"/>
      <w:r w:rsidR="00A66145">
        <w:rPr>
          <w:b/>
          <w:bCs/>
          <w:sz w:val="24"/>
          <w:szCs w:val="24"/>
          <w:lang w:val="hu-HU"/>
        </w:rPr>
        <w:t xml:space="preserve"> </w:t>
      </w:r>
      <w:proofErr w:type="spellStart"/>
      <w:r w:rsidRPr="00C65760">
        <w:rPr>
          <w:b/>
          <w:bCs/>
          <w:sz w:val="24"/>
          <w:szCs w:val="24"/>
          <w:lang w:val="hu-HU"/>
        </w:rPr>
        <w:t>Objekt</w:t>
      </w:r>
      <w:proofErr w:type="spellEnd"/>
      <w:r w:rsidRPr="00C65760">
        <w:rPr>
          <w:b/>
          <w:bCs/>
          <w:sz w:val="24"/>
          <w:szCs w:val="24"/>
          <w:lang w:val="hu-HU"/>
        </w:rPr>
        <w:t xml:space="preserve"> metodológia</w:t>
      </w:r>
    </w:p>
    <w:p w14:paraId="0035BDE9" w14:textId="756CB171" w:rsidR="00A66145" w:rsidRDefault="00A66145" w:rsidP="00986776">
      <w:pPr>
        <w:spacing w:before="360" w:line="360" w:lineRule="auto"/>
        <w:ind w:firstLine="284"/>
        <w:jc w:val="both"/>
        <w:rPr>
          <w:bCs/>
          <w:sz w:val="24"/>
          <w:szCs w:val="24"/>
          <w:lang w:val="hu-HU"/>
        </w:rPr>
      </w:pPr>
      <w:r w:rsidRPr="00A66145">
        <w:rPr>
          <w:bCs/>
          <w:sz w:val="24"/>
          <w:szCs w:val="24"/>
          <w:lang w:val="hu-HU"/>
        </w:rPr>
        <w:t xml:space="preserve">A </w:t>
      </w:r>
      <w:proofErr w:type="spellStart"/>
      <w:r w:rsidRPr="00A66145">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metodológia egy olyan ún. Design </w:t>
      </w:r>
      <w:proofErr w:type="spellStart"/>
      <w:r>
        <w:rPr>
          <w:bCs/>
          <w:sz w:val="24"/>
          <w:szCs w:val="24"/>
          <w:lang w:val="hu-HU"/>
        </w:rPr>
        <w:t>Pattern</w:t>
      </w:r>
      <w:proofErr w:type="spellEnd"/>
      <w:r>
        <w:rPr>
          <w:bCs/>
          <w:sz w:val="24"/>
          <w:szCs w:val="24"/>
          <w:lang w:val="hu-HU"/>
        </w:rPr>
        <w:t xml:space="preserve"> ami azért vált nagyon kedveltté</w:t>
      </w:r>
      <w:r w:rsidR="00B42158">
        <w:rPr>
          <w:bCs/>
          <w:sz w:val="24"/>
          <w:szCs w:val="24"/>
          <w:lang w:val="hu-HU"/>
        </w:rPr>
        <w:t>,</w:t>
      </w:r>
      <w:r>
        <w:rPr>
          <w:bCs/>
          <w:sz w:val="24"/>
          <w:szCs w:val="24"/>
          <w:lang w:val="hu-HU"/>
        </w:rPr>
        <w:t xml:space="preserve"> mert jól karbantartható kódot eredményez. A </w:t>
      </w:r>
      <w:proofErr w:type="spellStart"/>
      <w:r>
        <w:rPr>
          <w:bCs/>
          <w:sz w:val="24"/>
          <w:szCs w:val="24"/>
          <w:lang w:val="hu-HU"/>
        </w:rPr>
        <w:t>Page</w:t>
      </w:r>
      <w:proofErr w:type="spellEnd"/>
      <w:r>
        <w:rPr>
          <w:bCs/>
          <w:sz w:val="24"/>
          <w:szCs w:val="24"/>
          <w:lang w:val="hu-HU"/>
        </w:rPr>
        <w:t xml:space="preserve"> </w:t>
      </w:r>
      <w:proofErr w:type="spellStart"/>
      <w:r>
        <w:rPr>
          <w:bCs/>
          <w:sz w:val="24"/>
          <w:szCs w:val="24"/>
          <w:lang w:val="hu-HU"/>
        </w:rPr>
        <w:t>objekt</w:t>
      </w:r>
      <w:proofErr w:type="spellEnd"/>
      <w:r>
        <w:rPr>
          <w:bCs/>
          <w:sz w:val="24"/>
          <w:szCs w:val="24"/>
          <w:lang w:val="hu-HU"/>
        </w:rPr>
        <w:t xml:space="preserve"> egy objektum orientált osztály</w:t>
      </w:r>
      <w:r w:rsidR="00B42158">
        <w:rPr>
          <w:bCs/>
          <w:sz w:val="24"/>
          <w:szCs w:val="24"/>
          <w:lang w:val="hu-HU"/>
        </w:rPr>
        <w:t>,</w:t>
      </w:r>
      <w:r>
        <w:rPr>
          <w:bCs/>
          <w:sz w:val="24"/>
          <w:szCs w:val="24"/>
          <w:lang w:val="hu-HU"/>
        </w:rPr>
        <w:t xml:space="preserve"> mely egyfajta interfészként szolgál az egyes weboldalakhoz az </w:t>
      </w:r>
      <w:proofErr w:type="spellStart"/>
      <w:r>
        <w:rPr>
          <w:bCs/>
          <w:sz w:val="24"/>
          <w:szCs w:val="24"/>
          <w:lang w:val="hu-HU"/>
        </w:rPr>
        <w:t>automatizáció</w:t>
      </w:r>
      <w:proofErr w:type="spellEnd"/>
      <w:r>
        <w:rPr>
          <w:bCs/>
          <w:sz w:val="24"/>
          <w:szCs w:val="24"/>
          <w:lang w:val="hu-HU"/>
        </w:rPr>
        <w:t xml:space="preserve">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 xml:space="preserve">A </w:t>
      </w:r>
      <w:proofErr w:type="spellStart"/>
      <w:r w:rsidR="000D422A">
        <w:rPr>
          <w:bCs/>
          <w:sz w:val="24"/>
          <w:szCs w:val="24"/>
          <w:lang w:val="hu-HU"/>
        </w:rPr>
        <w:t>lokalizátorok</w:t>
      </w:r>
      <w:proofErr w:type="spellEnd"/>
      <w:r w:rsidR="000D422A">
        <w:rPr>
          <w:bCs/>
          <w:sz w:val="24"/>
          <w:szCs w:val="24"/>
          <w:lang w:val="hu-HU"/>
        </w:rPr>
        <w:t xml:space="preserve">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w:t>
      </w:r>
      <w:del w:id="238" w:author="HUBER, HAJNALKA" w:date="2018-02-26T09:58:00Z">
        <w:r w:rsidR="000D422A" w:rsidDel="005248AC">
          <w:rPr>
            <w:bCs/>
            <w:sz w:val="24"/>
            <w:szCs w:val="24"/>
            <w:lang w:val="hu-HU"/>
          </w:rPr>
          <w:delText>1</w:delText>
        </w:r>
      </w:del>
      <w:ins w:id="239" w:author="HUBER, HAJNALKA" w:date="2018-02-26T09:58:00Z">
        <w:r w:rsidR="005248AC">
          <w:rPr>
            <w:bCs/>
            <w:sz w:val="24"/>
            <w:szCs w:val="24"/>
            <w:lang w:val="hu-HU"/>
          </w:rPr>
          <w:t>21</w:t>
        </w:r>
      </w:ins>
      <w:del w:id="240" w:author="HUBER, HAJNALKA" w:date="2018-02-26T09:52:00Z">
        <w:r w:rsidR="000D422A" w:rsidDel="005248AC">
          <w:rPr>
            <w:bCs/>
            <w:sz w:val="24"/>
            <w:szCs w:val="24"/>
            <w:lang w:val="hu-HU"/>
          </w:rPr>
          <w:delText>6</w:delText>
        </w:r>
      </w:del>
      <w:r w:rsidR="000D422A">
        <w:rPr>
          <w:bCs/>
          <w:sz w:val="24"/>
          <w:szCs w:val="24"/>
          <w:lang w:val="hu-HU"/>
        </w:rPr>
        <w:t>]</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 xml:space="preserve">5.2. Teszt </w:t>
      </w:r>
      <w:proofErr w:type="spellStart"/>
      <w:r w:rsidRPr="000D422A">
        <w:rPr>
          <w:b/>
          <w:sz w:val="32"/>
          <w:szCs w:val="32"/>
          <w:lang w:val="hu-HU"/>
        </w:rPr>
        <w:t>szkriptek</w:t>
      </w:r>
      <w:proofErr w:type="spellEnd"/>
      <w:r w:rsidRPr="000D422A">
        <w:rPr>
          <w:b/>
          <w:sz w:val="32"/>
          <w:szCs w:val="32"/>
          <w:lang w:val="hu-HU"/>
        </w:rPr>
        <w:t xml:space="preserve"> elkészítése, futtatása</w:t>
      </w:r>
    </w:p>
    <w:p w14:paraId="599FC531" w14:textId="719C46A2" w:rsidR="007A4CCF" w:rsidRDefault="00784C0F" w:rsidP="00986776">
      <w:pPr>
        <w:spacing w:before="360" w:line="360" w:lineRule="auto"/>
        <w:ind w:firstLine="284"/>
        <w:jc w:val="both"/>
        <w:rPr>
          <w:sz w:val="24"/>
          <w:szCs w:val="24"/>
          <w:lang w:val="hu-HU"/>
        </w:rPr>
      </w:pPr>
      <w:r>
        <w:rPr>
          <w:sz w:val="24"/>
          <w:szCs w:val="24"/>
          <w:lang w:val="hu-HU"/>
        </w:rPr>
        <w:t xml:space="preserve">Azért, hogy az kód írása során az osztályokat csoportosítsam három </w:t>
      </w:r>
      <w:proofErr w:type="spellStart"/>
      <w:r>
        <w:rPr>
          <w:sz w:val="24"/>
          <w:szCs w:val="24"/>
          <w:lang w:val="hu-HU"/>
        </w:rPr>
        <w:t>packege-t</w:t>
      </w:r>
      <w:proofErr w:type="spellEnd"/>
      <w:r>
        <w:rPr>
          <w:sz w:val="24"/>
          <w:szCs w:val="24"/>
          <w:lang w:val="hu-HU"/>
        </w:rPr>
        <w:t xml:space="preserve"> hoztam létre. A </w:t>
      </w:r>
      <w:proofErr w:type="spellStart"/>
      <w:r>
        <w:rPr>
          <w:sz w:val="24"/>
          <w:szCs w:val="24"/>
          <w:lang w:val="hu-HU"/>
        </w:rPr>
        <w:t>base</w:t>
      </w:r>
      <w:proofErr w:type="spellEnd"/>
      <w:r w:rsidR="007A4CCF">
        <w:rPr>
          <w:sz w:val="24"/>
          <w:szCs w:val="24"/>
          <w:lang w:val="hu-HU"/>
        </w:rPr>
        <w:t xml:space="preserve"> csomag tartalmazza azt a két osztályt, amiben webdriver inicializálása </w:t>
      </w:r>
      <w:proofErr w:type="gramStart"/>
      <w:r w:rsidR="007A4CCF">
        <w:rPr>
          <w:sz w:val="24"/>
          <w:szCs w:val="24"/>
          <w:lang w:val="hu-HU"/>
        </w:rPr>
        <w:t>történik</w:t>
      </w:r>
      <w:proofErr w:type="gramEnd"/>
      <w:r w:rsidR="007A4CCF">
        <w:rPr>
          <w:sz w:val="24"/>
          <w:szCs w:val="24"/>
          <w:lang w:val="hu-HU"/>
        </w:rPr>
        <w:t xml:space="preserve"> és amelyik olyan általános funkciókat tartalmaz, amiket aztán az összeg </w:t>
      </w:r>
      <w:proofErr w:type="spellStart"/>
      <w:r w:rsidR="007A4CCF">
        <w:rPr>
          <w:sz w:val="24"/>
          <w:szCs w:val="24"/>
          <w:lang w:val="hu-HU"/>
        </w:rPr>
        <w:t>PageObject</w:t>
      </w:r>
      <w:proofErr w:type="spellEnd"/>
      <w:r w:rsidR="007A4CCF">
        <w:rPr>
          <w:sz w:val="24"/>
          <w:szCs w:val="24"/>
          <w:lang w:val="hu-HU"/>
        </w:rPr>
        <w:t xml:space="preserve"> osztályban fel tudok használni. Ilyen funkciók például az egyes </w:t>
      </w:r>
      <w:proofErr w:type="spellStart"/>
      <w:r w:rsidR="007A4CCF">
        <w:rPr>
          <w:sz w:val="24"/>
          <w:szCs w:val="24"/>
          <w:lang w:val="hu-HU"/>
        </w:rPr>
        <w:t>webelemekre</w:t>
      </w:r>
      <w:proofErr w:type="spellEnd"/>
      <w:r w:rsidR="007A4CCF">
        <w:rPr>
          <w:sz w:val="24"/>
          <w:szCs w:val="24"/>
          <w:lang w:val="hu-HU"/>
        </w:rPr>
        <w:t xml:space="preserv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 xml:space="preserve">10.Ábra: Kódrészlet explicit </w:t>
      </w:r>
      <w:proofErr w:type="spellStart"/>
      <w:r w:rsidRPr="007A4CCF">
        <w:rPr>
          <w:i/>
          <w:lang w:val="hu-HU"/>
        </w:rPr>
        <w:t>wait</w:t>
      </w:r>
      <w:proofErr w:type="spellEnd"/>
      <w:r w:rsidRPr="007A4CCF">
        <w:rPr>
          <w:i/>
          <w:lang w:val="hu-HU"/>
        </w:rPr>
        <w:t xml:space="preserve">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pageobject</w:t>
      </w:r>
      <w:proofErr w:type="spellEnd"/>
      <w:r>
        <w:rPr>
          <w:sz w:val="24"/>
          <w:szCs w:val="24"/>
          <w:lang w:val="hu-HU"/>
        </w:rPr>
        <w:t xml:space="preserve"> csomagba, ahogyan azt a nevéből is ki lehet következtetni, az egyes </w:t>
      </w:r>
      <w:proofErr w:type="spellStart"/>
      <w:r>
        <w:rPr>
          <w:sz w:val="24"/>
          <w:szCs w:val="24"/>
          <w:lang w:val="hu-HU"/>
        </w:rPr>
        <w:t>page</w:t>
      </w:r>
      <w:proofErr w:type="spellEnd"/>
      <w:r>
        <w:rPr>
          <w:sz w:val="24"/>
          <w:szCs w:val="24"/>
          <w:lang w:val="hu-HU"/>
        </w:rPr>
        <w:t xml:space="preserve"> osztályok kerültek. Ezekben az osztályokban már magában a konstruktorban megtörténik a weboldalak </w:t>
      </w:r>
      <w:proofErr w:type="spellStart"/>
      <w:r>
        <w:rPr>
          <w:sz w:val="24"/>
          <w:szCs w:val="24"/>
          <w:lang w:val="hu-HU"/>
        </w:rPr>
        <w:t>validálása</w:t>
      </w:r>
      <w:proofErr w:type="spellEnd"/>
      <w:r>
        <w:rPr>
          <w:sz w:val="24"/>
          <w:szCs w:val="24"/>
          <w:lang w:val="hu-HU"/>
        </w:rPr>
        <w:t xml:space="preserve"> azok &lt;</w:t>
      </w:r>
      <w:proofErr w:type="spellStart"/>
      <w:r>
        <w:rPr>
          <w:sz w:val="24"/>
          <w:szCs w:val="24"/>
          <w:lang w:val="hu-HU"/>
        </w:rPr>
        <w:t>title</w:t>
      </w:r>
      <w:proofErr w:type="spellEnd"/>
      <w:r>
        <w:rPr>
          <w:sz w:val="24"/>
          <w:szCs w:val="24"/>
          <w:lang w:val="hu-HU"/>
        </w:rPr>
        <w:t>&gt;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w:t>
      </w:r>
      <w:proofErr w:type="spellStart"/>
      <w:r>
        <w:rPr>
          <w:i/>
          <w:lang w:val="hu-HU"/>
        </w:rPr>
        <w:t>construktorra</w:t>
      </w:r>
      <w:proofErr w:type="spellEnd"/>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t>
      </w:r>
      <w:proofErr w:type="spellStart"/>
      <w:r>
        <w:rPr>
          <w:sz w:val="24"/>
          <w:szCs w:val="24"/>
          <w:lang w:val="hu-HU"/>
        </w:rPr>
        <w:t>webelemek</w:t>
      </w:r>
      <w:proofErr w:type="spellEnd"/>
      <w:r>
        <w:rPr>
          <w:sz w:val="24"/>
          <w:szCs w:val="24"/>
          <w:lang w:val="hu-HU"/>
        </w:rPr>
        <w:t xml:space="preserve">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 xml:space="preserve">leimplementálásra és a műveletek eredményét az </w:t>
      </w:r>
      <w:proofErr w:type="spellStart"/>
      <w:r>
        <w:rPr>
          <w:sz w:val="24"/>
          <w:szCs w:val="24"/>
          <w:lang w:val="hu-HU"/>
        </w:rPr>
        <w:t>Assert</w:t>
      </w:r>
      <w:proofErr w:type="spellEnd"/>
      <w:r>
        <w:rPr>
          <w:sz w:val="24"/>
          <w:szCs w:val="24"/>
          <w:lang w:val="hu-HU"/>
        </w:rPr>
        <w:t xml:space="preserve">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 xml:space="preserve">Kódrészlet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 xml:space="preserve">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w:t>
      </w:r>
      <w:proofErr w:type="spellStart"/>
      <w:r>
        <w:rPr>
          <w:sz w:val="24"/>
          <w:szCs w:val="24"/>
          <w:lang w:val="hu-HU"/>
        </w:rPr>
        <w:t>switch-case</w:t>
      </w:r>
      <w:proofErr w:type="spellEnd"/>
      <w:r>
        <w:rPr>
          <w:sz w:val="24"/>
          <w:szCs w:val="24"/>
          <w:lang w:val="hu-HU"/>
        </w:rPr>
        <w:t xml:space="preserv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13</w:t>
      </w:r>
      <w:r w:rsidRPr="007A4CCF">
        <w:rPr>
          <w:i/>
          <w:lang w:val="hu-HU"/>
        </w:rPr>
        <w:t xml:space="preserve">.Ábra: </w:t>
      </w:r>
      <w:r>
        <w:rPr>
          <w:i/>
          <w:lang w:val="hu-HU"/>
        </w:rPr>
        <w:t xml:space="preserve">Kódrészlet bővíthető </w:t>
      </w:r>
      <w:proofErr w:type="spellStart"/>
      <w:r>
        <w:rPr>
          <w:i/>
          <w:lang w:val="hu-HU"/>
        </w:rPr>
        <w:t>page</w:t>
      </w:r>
      <w:proofErr w:type="spellEnd"/>
      <w:r>
        <w:rPr>
          <w:i/>
          <w:lang w:val="hu-HU"/>
        </w:rPr>
        <w:t xml:space="preserve"> </w:t>
      </w:r>
      <w:proofErr w:type="spellStart"/>
      <w:r>
        <w:rPr>
          <w:i/>
          <w:lang w:val="hu-HU"/>
        </w:rPr>
        <w:t>object</w:t>
      </w:r>
      <w:proofErr w:type="spellEnd"/>
      <w:r>
        <w:rPr>
          <w:i/>
          <w:lang w:val="hu-HU"/>
        </w:rPr>
        <w:t xml:space="preserve"> függvényre</w:t>
      </w:r>
    </w:p>
    <w:p w14:paraId="29D792CA" w14:textId="242E9FB2" w:rsidR="009D70D6" w:rsidRDefault="009D70D6" w:rsidP="00986776">
      <w:pPr>
        <w:spacing w:before="360" w:line="360" w:lineRule="auto"/>
        <w:ind w:firstLine="284"/>
        <w:jc w:val="both"/>
        <w:rPr>
          <w:sz w:val="24"/>
          <w:szCs w:val="24"/>
          <w:lang w:val="hu-HU"/>
        </w:rPr>
      </w:pPr>
      <w:r>
        <w:rPr>
          <w:sz w:val="24"/>
          <w:szCs w:val="24"/>
          <w:lang w:val="hu-HU"/>
        </w:rPr>
        <w:lastRenderedPageBreak/>
        <w:t xml:space="preserve">A </w:t>
      </w:r>
      <w:proofErr w:type="spellStart"/>
      <w:r>
        <w:rPr>
          <w:sz w:val="24"/>
          <w:szCs w:val="24"/>
          <w:lang w:val="hu-HU"/>
        </w:rPr>
        <w:t>page</w:t>
      </w:r>
      <w:proofErr w:type="spellEnd"/>
      <w:r>
        <w:rPr>
          <w:sz w:val="24"/>
          <w:szCs w:val="24"/>
          <w:lang w:val="hu-HU"/>
        </w:rPr>
        <w:t xml:space="preserve"> </w:t>
      </w:r>
      <w:proofErr w:type="spellStart"/>
      <w:r>
        <w:rPr>
          <w:sz w:val="24"/>
          <w:szCs w:val="24"/>
          <w:lang w:val="hu-HU"/>
        </w:rPr>
        <w:t>object</w:t>
      </w:r>
      <w:proofErr w:type="spellEnd"/>
      <w:r>
        <w:rPr>
          <w:sz w:val="24"/>
          <w:szCs w:val="24"/>
          <w:lang w:val="hu-HU"/>
        </w:rPr>
        <w:t xml:space="preserve"> osztályok felhasználásával hoztam létre aztán a teszteseteket is</w:t>
      </w:r>
      <w:r w:rsidR="002044D7">
        <w:rPr>
          <w:sz w:val="24"/>
          <w:szCs w:val="24"/>
          <w:lang w:val="hu-HU"/>
        </w:rPr>
        <w:t xml:space="preserve"> a </w:t>
      </w:r>
      <w:proofErr w:type="spellStart"/>
      <w:r w:rsidR="002044D7">
        <w:rPr>
          <w:sz w:val="24"/>
          <w:szCs w:val="24"/>
          <w:lang w:val="hu-HU"/>
        </w:rPr>
        <w:t>testlink</w:t>
      </w:r>
      <w:proofErr w:type="spellEnd"/>
      <w:r w:rsidR="002044D7">
        <w:rPr>
          <w:sz w:val="24"/>
          <w:szCs w:val="24"/>
          <w:lang w:val="hu-HU"/>
        </w:rPr>
        <w:t xml:space="preserve"> </w:t>
      </w:r>
      <w:proofErr w:type="spellStart"/>
      <w:r w:rsidR="002044D7">
        <w:rPr>
          <w:sz w:val="24"/>
          <w:szCs w:val="24"/>
          <w:lang w:val="hu-HU"/>
        </w:rPr>
        <w:t>packageben</w:t>
      </w:r>
      <w:proofErr w:type="spellEnd"/>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w:t>
      </w:r>
      <w:proofErr w:type="spellStart"/>
      <w:r>
        <w:rPr>
          <w:sz w:val="24"/>
          <w:szCs w:val="24"/>
          <w:lang w:val="hu-HU"/>
        </w:rPr>
        <w:t>TestLink</w:t>
      </w:r>
      <w:proofErr w:type="spellEnd"/>
      <w:r>
        <w:rPr>
          <w:sz w:val="24"/>
          <w:szCs w:val="24"/>
          <w:lang w:val="hu-HU"/>
        </w:rPr>
        <w:t xml:space="preserve"> inicializálása is a </w:t>
      </w:r>
      <w:proofErr w:type="spellStart"/>
      <w:r>
        <w:rPr>
          <w:sz w:val="24"/>
          <w:szCs w:val="24"/>
          <w:lang w:val="hu-HU"/>
        </w:rPr>
        <w:t>testlink</w:t>
      </w:r>
      <w:proofErr w:type="spellEnd"/>
      <w:r>
        <w:rPr>
          <w:sz w:val="24"/>
          <w:szCs w:val="24"/>
          <w:lang w:val="hu-HU"/>
        </w:rPr>
        <w:t xml:space="preserve"> csomagban történik meg, mert a tesztesetek futtatása után ezen osztályon keresztül kerülnek az eredmények be a </w:t>
      </w:r>
      <w:proofErr w:type="spellStart"/>
      <w:r>
        <w:rPr>
          <w:sz w:val="24"/>
          <w:szCs w:val="24"/>
          <w:lang w:val="hu-HU"/>
        </w:rPr>
        <w:t>TestLink</w:t>
      </w:r>
      <w:proofErr w:type="spellEnd"/>
      <w:r>
        <w:rPr>
          <w:sz w:val="24"/>
          <w:szCs w:val="24"/>
          <w:lang w:val="hu-HU"/>
        </w:rPr>
        <w:t xml:space="preserve">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proofErr w:type="spellStart"/>
      <w:r>
        <w:rPr>
          <w:i/>
          <w:lang w:val="hu-HU"/>
        </w:rPr>
        <w:t>TestLink</w:t>
      </w:r>
      <w:proofErr w:type="spellEnd"/>
      <w:r>
        <w:rPr>
          <w:i/>
          <w:lang w:val="hu-HU"/>
        </w:rPr>
        <w:t xml:space="preserve"> integrálása </w:t>
      </w:r>
      <w:proofErr w:type="spellStart"/>
      <w:r>
        <w:rPr>
          <w:i/>
          <w:lang w:val="hu-HU"/>
        </w:rPr>
        <w:t>Eclipse</w:t>
      </w:r>
      <w:proofErr w:type="spellEnd"/>
      <w:r>
        <w:rPr>
          <w:i/>
          <w:lang w:val="hu-HU"/>
        </w:rPr>
        <w:t xml:space="preserve"> projekttel</w:t>
      </w:r>
    </w:p>
    <w:p w14:paraId="0219CDEB" w14:textId="77777777" w:rsidR="009D70D6" w:rsidRDefault="009D70D6" w:rsidP="00986776">
      <w:pPr>
        <w:spacing w:before="360" w:line="360" w:lineRule="auto"/>
        <w:ind w:firstLine="284"/>
        <w:jc w:val="both"/>
        <w:rPr>
          <w:sz w:val="24"/>
          <w:szCs w:val="24"/>
          <w:lang w:val="hu-HU"/>
        </w:rPr>
      </w:pPr>
      <w:r w:rsidRPr="0071015B">
        <w:rPr>
          <w:sz w:val="24"/>
          <w:szCs w:val="24"/>
          <w:lang w:val="hu-HU"/>
        </w:rPr>
        <w:t>A tesz</w:t>
      </w:r>
      <w:r>
        <w:rPr>
          <w:sz w:val="24"/>
          <w:szCs w:val="24"/>
          <w:lang w:val="hu-HU"/>
        </w:rPr>
        <w:t xml:space="preserve">tesetek futtatása </w:t>
      </w:r>
      <w:proofErr w:type="spellStart"/>
      <w:r>
        <w:rPr>
          <w:sz w:val="24"/>
          <w:szCs w:val="24"/>
          <w:lang w:val="hu-HU"/>
        </w:rPr>
        <w:t>JUnit</w:t>
      </w:r>
      <w:proofErr w:type="spellEnd"/>
      <w:r>
        <w:rPr>
          <w:sz w:val="24"/>
          <w:szCs w:val="24"/>
          <w:lang w:val="hu-HU"/>
        </w:rPr>
        <w:t xml:space="preserve"> tesztesetekként történik. A </w:t>
      </w:r>
      <w:proofErr w:type="spellStart"/>
      <w:r>
        <w:rPr>
          <w:sz w:val="24"/>
          <w:szCs w:val="24"/>
          <w:lang w:val="hu-HU"/>
        </w:rPr>
        <w:t>JUnit</w:t>
      </w:r>
      <w:proofErr w:type="spellEnd"/>
      <w:r>
        <w:rPr>
          <w:sz w:val="24"/>
          <w:szCs w:val="24"/>
          <w:lang w:val="hu-HU"/>
        </w:rPr>
        <w:t xml:space="preserve"> annotációit jól fel tudtam használni az előfeltételek kezelésére. Így minden egyes alkalommal megtörténik a webdriver inicializálása és login tesztek kivételével a bejelentkezést is előfeltételnek tudtam megadni a @</w:t>
      </w:r>
      <w:proofErr w:type="spellStart"/>
      <w:r>
        <w:rPr>
          <w:sz w:val="24"/>
          <w:szCs w:val="24"/>
          <w:lang w:val="hu-HU"/>
        </w:rPr>
        <w:t>Before</w:t>
      </w:r>
      <w:proofErr w:type="spellEnd"/>
      <w:r>
        <w:rPr>
          <w:sz w:val="24"/>
          <w:szCs w:val="24"/>
          <w:lang w:val="hu-HU"/>
        </w:rPr>
        <w:t xml:space="preserve"> annotációval. Az egyes esetek lefutása során pedig mindig bezárom a webdrivert az @</w:t>
      </w:r>
      <w:proofErr w:type="spellStart"/>
      <w:r>
        <w:rPr>
          <w:sz w:val="24"/>
          <w:szCs w:val="24"/>
          <w:lang w:val="hu-HU"/>
        </w:rPr>
        <w:t>After</w:t>
      </w:r>
      <w:proofErr w:type="spellEnd"/>
      <w:r>
        <w:rPr>
          <w:sz w:val="24"/>
          <w:szCs w:val="24"/>
          <w:lang w:val="hu-HU"/>
        </w:rPr>
        <w:t xml:space="preserve"> annotáció segítségével. </w:t>
      </w:r>
      <w:proofErr w:type="spellStart"/>
      <w:r>
        <w:rPr>
          <w:sz w:val="24"/>
          <w:szCs w:val="24"/>
          <w:lang w:val="hu-HU"/>
        </w:rPr>
        <w:t>JUnit</w:t>
      </w:r>
      <w:proofErr w:type="spellEnd"/>
      <w:r>
        <w:rPr>
          <w:sz w:val="24"/>
          <w:szCs w:val="24"/>
          <w:lang w:val="hu-HU"/>
        </w:rPr>
        <w:t xml:space="preserve"> estek lévén az egyes esetek között nincs összefüggés, azok önálló külön esetekként is lefuttathatók, ami nagyban segíti az elemzést, mert egyesével is újra lehet futtatni az eseteket (14. Ábra).</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proofErr w:type="spellStart"/>
      <w:r w:rsidR="002044D7">
        <w:rPr>
          <w:i/>
          <w:lang w:val="hu-HU"/>
        </w:rPr>
        <w:t>LoginScenario</w:t>
      </w:r>
      <w:proofErr w:type="spellEnd"/>
      <w:r w:rsidR="002044D7">
        <w:rPr>
          <w:i/>
          <w:lang w:val="hu-HU"/>
        </w:rPr>
        <w:t xml:space="preserve"> </w:t>
      </w:r>
      <w:proofErr w:type="spellStart"/>
      <w:r w:rsidR="002044D7">
        <w:rPr>
          <w:i/>
          <w:lang w:val="hu-HU"/>
        </w:rPr>
        <w:t>JUnit</w:t>
      </w:r>
      <w:proofErr w:type="spellEnd"/>
      <w:r w:rsidR="002044D7">
        <w:rPr>
          <w:i/>
          <w:lang w:val="hu-HU"/>
        </w:rPr>
        <w:t xml:space="preserve">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429000"/>
                    </a:xfrm>
                    <a:prstGeom prst="rect">
                      <a:avLst/>
                    </a:prstGeom>
                  </pic:spPr>
                </pic:pic>
              </a:graphicData>
            </a:graphic>
          </wp:inline>
        </w:drawing>
      </w:r>
    </w:p>
    <w:p w14:paraId="0326CD15" w14:textId="3A7D5965" w:rsidR="009D70D6" w:rsidRPr="00DD56CA" w:rsidRDefault="00BB31C6" w:rsidP="00DD56CA">
      <w:pPr>
        <w:spacing w:before="360" w:line="360" w:lineRule="auto"/>
        <w:jc w:val="center"/>
        <w:rPr>
          <w:i/>
          <w:lang w:val="hu-HU"/>
        </w:rPr>
      </w:pPr>
      <w:r>
        <w:rPr>
          <w:i/>
          <w:lang w:val="hu-HU"/>
        </w:rPr>
        <w:t>15</w:t>
      </w:r>
      <w:r w:rsidRPr="007A4CCF">
        <w:rPr>
          <w:i/>
          <w:lang w:val="hu-HU"/>
        </w:rPr>
        <w:t xml:space="preserve">.Ábra: </w:t>
      </w:r>
      <w:r>
        <w:rPr>
          <w:i/>
          <w:lang w:val="hu-HU"/>
        </w:rPr>
        <w:t>Framework diagram</w:t>
      </w:r>
    </w:p>
    <w:p w14:paraId="2AD324F6" w14:textId="6620AAFE" w:rsidR="00986776" w:rsidRDefault="00986776" w:rsidP="00C30650">
      <w:pPr>
        <w:spacing w:before="360" w:line="360" w:lineRule="auto"/>
        <w:jc w:val="both"/>
        <w:rPr>
          <w:ins w:id="241" w:author="HUBER, HAJNALKA" w:date="2018-02-26T10:26:00Z"/>
          <w:sz w:val="24"/>
          <w:szCs w:val="24"/>
          <w:lang w:val="hu-HU"/>
        </w:rPr>
      </w:pPr>
      <w:ins w:id="242" w:author="HUBER, HAJNALKA" w:date="2018-02-26T10:17:00Z">
        <w:r>
          <w:rPr>
            <w:sz w:val="24"/>
            <w:szCs w:val="24"/>
            <w:lang w:val="hu-HU"/>
          </w:rPr>
          <w:lastRenderedPageBreak/>
          <w:t>A fejlesztés teljes időtartam</w:t>
        </w:r>
      </w:ins>
      <w:ins w:id="243" w:author="HUBER, HAJNALKA" w:date="2018-02-26T10:18:00Z">
        <w:r>
          <w:rPr>
            <w:sz w:val="24"/>
            <w:szCs w:val="24"/>
            <w:lang w:val="hu-HU"/>
          </w:rPr>
          <w:t>a</w:t>
        </w:r>
      </w:ins>
      <w:ins w:id="244" w:author="HUBER, HAJNALKA" w:date="2018-02-26T10:17:00Z">
        <w:r>
          <w:rPr>
            <w:sz w:val="24"/>
            <w:szCs w:val="24"/>
            <w:lang w:val="hu-HU"/>
          </w:rPr>
          <w:t xml:space="preserve"> alatt az egyes lépéseket a </w:t>
        </w:r>
        <w:proofErr w:type="spellStart"/>
        <w:r>
          <w:rPr>
            <w:sz w:val="24"/>
            <w:szCs w:val="24"/>
            <w:lang w:val="hu-HU"/>
          </w:rPr>
          <w:t>Git</w:t>
        </w:r>
        <w:proofErr w:type="spellEnd"/>
        <w:r>
          <w:rPr>
            <w:sz w:val="24"/>
            <w:szCs w:val="24"/>
            <w:lang w:val="hu-HU"/>
          </w:rPr>
          <w:t xml:space="preserve"> rendszerébe feltöltöttem, hogy a munkám során történt változtatásokat követni tudjam</w:t>
        </w:r>
      </w:ins>
      <w:ins w:id="245" w:author="HUBER, HAJNALKA" w:date="2018-02-26T10:19:00Z">
        <w:r>
          <w:rPr>
            <w:sz w:val="24"/>
            <w:szCs w:val="24"/>
            <w:lang w:val="hu-HU"/>
          </w:rPr>
          <w:t>,</w:t>
        </w:r>
      </w:ins>
      <w:ins w:id="246" w:author="HUBER, HAJNALKA" w:date="2018-02-26T10:17:00Z">
        <w:r>
          <w:rPr>
            <w:sz w:val="24"/>
            <w:szCs w:val="24"/>
            <w:lang w:val="hu-HU"/>
          </w:rPr>
          <w:t xml:space="preserve"> ha szükséges vissza tudjak állni </w:t>
        </w:r>
      </w:ins>
      <w:ins w:id="247" w:author="HUBER, HAJNALKA" w:date="2018-02-26T10:18:00Z">
        <w:r>
          <w:rPr>
            <w:sz w:val="24"/>
            <w:szCs w:val="24"/>
            <w:lang w:val="hu-HU"/>
          </w:rPr>
          <w:t>egy korábbi</w:t>
        </w:r>
      </w:ins>
      <w:ins w:id="248" w:author="HUBER, HAJNALKA" w:date="2018-02-26T10:17:00Z">
        <w:r>
          <w:rPr>
            <w:sz w:val="24"/>
            <w:szCs w:val="24"/>
            <w:lang w:val="hu-HU"/>
          </w:rPr>
          <w:t xml:space="preserve"> </w:t>
        </w:r>
      </w:ins>
      <w:ins w:id="249" w:author="HUBER, HAJNALKA" w:date="2018-02-26T10:18:00Z">
        <w:r>
          <w:rPr>
            <w:sz w:val="24"/>
            <w:szCs w:val="24"/>
            <w:lang w:val="hu-HU"/>
          </w:rPr>
          <w:t xml:space="preserve">verzióra is. </w:t>
        </w:r>
      </w:ins>
      <w:ins w:id="250" w:author="HUBER, HAJNALKA" w:date="2018-02-26T10:28:00Z">
        <w:r w:rsidR="00055A2A">
          <w:rPr>
            <w:sz w:val="24"/>
            <w:szCs w:val="24"/>
            <w:lang w:val="hu-HU"/>
          </w:rPr>
          <w:t>(</w:t>
        </w:r>
      </w:ins>
      <w:ins w:id="251" w:author="HUBER, HAJNALKA" w:date="2018-02-26T10:26:00Z">
        <w:r w:rsidR="00055A2A">
          <w:rPr>
            <w:sz w:val="24"/>
            <w:szCs w:val="24"/>
            <w:lang w:val="hu-HU"/>
          </w:rPr>
          <w:t>16.Ábra</w:t>
        </w:r>
      </w:ins>
      <w:ins w:id="252" w:author="HUBER, HAJNALKA" w:date="2018-02-26T10:28:00Z">
        <w:r w:rsidR="00055A2A">
          <w:rPr>
            <w:sz w:val="24"/>
            <w:szCs w:val="24"/>
            <w:lang w:val="hu-HU"/>
          </w:rPr>
          <w:t>)</w:t>
        </w:r>
      </w:ins>
    </w:p>
    <w:p w14:paraId="510B403C" w14:textId="77939100" w:rsidR="00055A2A" w:rsidRDefault="00055A2A" w:rsidP="00C30650">
      <w:pPr>
        <w:spacing w:before="360" w:line="360" w:lineRule="auto"/>
        <w:jc w:val="both"/>
        <w:rPr>
          <w:ins w:id="253" w:author="HUBER, HAJNALKA" w:date="2018-02-26T10:27:00Z"/>
          <w:sz w:val="24"/>
          <w:szCs w:val="24"/>
          <w:lang w:val="hu-HU"/>
        </w:rPr>
      </w:pPr>
      <w:ins w:id="254" w:author="HUBER, HAJNALKA" w:date="2018-02-26T10:27:00Z">
        <w:r>
          <w:rPr>
            <w:noProof/>
          </w:rPr>
          <w:drawing>
            <wp:inline distT="0" distB="0" distL="0" distR="0" wp14:anchorId="732E99A5" wp14:editId="44831924">
              <wp:extent cx="5943600" cy="4872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72990"/>
                      </a:xfrm>
                      <a:prstGeom prst="rect">
                        <a:avLst/>
                      </a:prstGeom>
                    </pic:spPr>
                  </pic:pic>
                </a:graphicData>
              </a:graphic>
            </wp:inline>
          </w:drawing>
        </w:r>
      </w:ins>
    </w:p>
    <w:p w14:paraId="226A85CA" w14:textId="4E552AF8" w:rsidR="00055A2A" w:rsidRPr="00DD56CA" w:rsidRDefault="00055A2A" w:rsidP="00055A2A">
      <w:pPr>
        <w:spacing w:before="360" w:line="360" w:lineRule="auto"/>
        <w:jc w:val="center"/>
        <w:rPr>
          <w:ins w:id="255" w:author="HUBER, HAJNALKA" w:date="2018-02-26T10:27:00Z"/>
          <w:i/>
          <w:lang w:val="hu-HU"/>
        </w:rPr>
      </w:pPr>
      <w:ins w:id="256" w:author="HUBER, HAJNALKA" w:date="2018-02-26T10:27:00Z">
        <w:r>
          <w:rPr>
            <w:i/>
            <w:lang w:val="hu-HU"/>
          </w:rPr>
          <w:t>16</w:t>
        </w:r>
        <w:r w:rsidRPr="007A4CCF">
          <w:rPr>
            <w:i/>
            <w:lang w:val="hu-HU"/>
          </w:rPr>
          <w:t xml:space="preserve">.Ábra: </w:t>
        </w:r>
      </w:ins>
      <w:proofErr w:type="spellStart"/>
      <w:ins w:id="257" w:author="HUBER, HAJNALKA" w:date="2018-02-26T11:22:00Z">
        <w:r w:rsidR="008369AE">
          <w:rPr>
            <w:i/>
            <w:lang w:val="hu-HU"/>
          </w:rPr>
          <w:t>Git</w:t>
        </w:r>
        <w:proofErr w:type="spellEnd"/>
        <w:r w:rsidR="000B20FE">
          <w:rPr>
            <w:i/>
            <w:lang w:val="hu-HU"/>
          </w:rPr>
          <w:t xml:space="preserve"> verz</w:t>
        </w:r>
      </w:ins>
      <w:ins w:id="258" w:author="HUBER, HAJNALKA" w:date="2018-02-26T11:23:00Z">
        <w:r w:rsidR="000B20FE">
          <w:rPr>
            <w:i/>
            <w:lang w:val="hu-HU"/>
          </w:rPr>
          <w:t>i</w:t>
        </w:r>
      </w:ins>
      <w:ins w:id="259" w:author="HUBER, HAJNALKA" w:date="2018-02-26T11:22:00Z">
        <w:r w:rsidR="000B20FE">
          <w:rPr>
            <w:i/>
            <w:lang w:val="hu-HU"/>
          </w:rPr>
          <w:t>ó követő rendszer</w:t>
        </w:r>
      </w:ins>
      <w:ins w:id="260" w:author="HUBER, HAJNALKA" w:date="2018-02-26T11:23:00Z">
        <w:r w:rsidR="008369AE">
          <w:rPr>
            <w:i/>
            <w:lang w:val="hu-HU"/>
          </w:rPr>
          <w:t xml:space="preserve"> használata</w:t>
        </w:r>
      </w:ins>
    </w:p>
    <w:p w14:paraId="74684681" w14:textId="77777777" w:rsidR="00055A2A" w:rsidRDefault="00055A2A" w:rsidP="00C30650">
      <w:pPr>
        <w:spacing w:before="360" w:line="360" w:lineRule="auto"/>
        <w:jc w:val="both"/>
        <w:rPr>
          <w:ins w:id="261" w:author="HUBER, HAJNALKA" w:date="2018-02-26T10:18:00Z"/>
          <w:sz w:val="24"/>
          <w:szCs w:val="24"/>
          <w:lang w:val="hu-HU"/>
        </w:rPr>
      </w:pPr>
    </w:p>
    <w:p w14:paraId="7D13617B" w14:textId="77777777" w:rsidR="00986776" w:rsidRDefault="00986776" w:rsidP="00C30650">
      <w:pPr>
        <w:spacing w:before="360" w:line="360" w:lineRule="auto"/>
        <w:jc w:val="both"/>
        <w:rPr>
          <w:ins w:id="262" w:author="HUBER, HAJNALKA" w:date="2018-02-26T10:27:00Z"/>
          <w:sz w:val="24"/>
          <w:szCs w:val="24"/>
          <w:lang w:val="hu-HU"/>
        </w:rPr>
      </w:pPr>
    </w:p>
    <w:p w14:paraId="6B9B583E" w14:textId="77777777" w:rsidR="00055A2A" w:rsidRPr="00986776" w:rsidRDefault="00055A2A" w:rsidP="00C30650">
      <w:pPr>
        <w:spacing w:before="360" w:line="360" w:lineRule="auto"/>
        <w:jc w:val="both"/>
        <w:rPr>
          <w:ins w:id="263" w:author="HUBER, HAJNALKA" w:date="2018-02-26T10:17:00Z"/>
          <w:sz w:val="24"/>
          <w:szCs w:val="24"/>
          <w:lang w:val="hu-HU"/>
          <w:rPrChange w:id="264" w:author="HUBER, HAJNALKA" w:date="2018-02-26T10:17:00Z">
            <w:rPr>
              <w:ins w:id="265" w:author="HUBER, HAJNALKA" w:date="2018-02-26T10:17:00Z"/>
              <w:b/>
              <w:sz w:val="32"/>
              <w:szCs w:val="32"/>
              <w:lang w:val="hu-HU"/>
            </w:rPr>
          </w:rPrChange>
        </w:rPr>
      </w:pPr>
    </w:p>
    <w:p w14:paraId="187758E1" w14:textId="4E65C0F0" w:rsidR="000D422A" w:rsidRDefault="000D422A" w:rsidP="00C30650">
      <w:pPr>
        <w:spacing w:before="360" w:line="360" w:lineRule="auto"/>
        <w:jc w:val="both"/>
        <w:rPr>
          <w:b/>
          <w:sz w:val="32"/>
          <w:szCs w:val="32"/>
          <w:lang w:val="hu-HU"/>
        </w:rPr>
      </w:pPr>
      <w:r w:rsidRPr="000D422A">
        <w:rPr>
          <w:b/>
          <w:sz w:val="32"/>
          <w:szCs w:val="32"/>
          <w:lang w:val="hu-HU"/>
        </w:rPr>
        <w:lastRenderedPageBreak/>
        <w:t xml:space="preserve">5.3. </w:t>
      </w:r>
      <w:r w:rsidR="00635101">
        <w:rPr>
          <w:b/>
          <w:sz w:val="32"/>
          <w:szCs w:val="32"/>
          <w:lang w:val="hu-HU"/>
        </w:rPr>
        <w:t xml:space="preserve">A projekt és az eredmények a </w:t>
      </w:r>
      <w:proofErr w:type="spellStart"/>
      <w:r w:rsidR="00635101">
        <w:rPr>
          <w:b/>
          <w:sz w:val="32"/>
          <w:szCs w:val="32"/>
          <w:lang w:val="hu-HU"/>
        </w:rPr>
        <w:t>TestLinken</w:t>
      </w:r>
      <w:proofErr w:type="spellEnd"/>
      <w:r w:rsidR="00635101">
        <w:rPr>
          <w:b/>
          <w:sz w:val="32"/>
          <w:szCs w:val="32"/>
          <w:lang w:val="hu-HU"/>
        </w:rPr>
        <w:t xml:space="preserve"> keresztül</w:t>
      </w:r>
    </w:p>
    <w:p w14:paraId="0BEAEBD3" w14:textId="2D677831" w:rsidR="00635101" w:rsidRPr="009C6371" w:rsidRDefault="00635101" w:rsidP="00E02168">
      <w:pPr>
        <w:spacing w:before="360" w:line="360" w:lineRule="auto"/>
        <w:ind w:firstLine="284"/>
        <w:jc w:val="both"/>
        <w:rPr>
          <w:sz w:val="24"/>
          <w:szCs w:val="24"/>
          <w:lang w:val="hu-HU"/>
        </w:rPr>
      </w:pPr>
      <w:r w:rsidRPr="009C6371">
        <w:rPr>
          <w:sz w:val="24"/>
          <w:szCs w:val="24"/>
          <w:lang w:val="hu-HU"/>
        </w:rPr>
        <w:t xml:space="preserve">Ez előző </w:t>
      </w:r>
      <w:r w:rsidR="00A24EE7">
        <w:rPr>
          <w:sz w:val="24"/>
          <w:szCs w:val="24"/>
          <w:lang w:val="hu-HU"/>
        </w:rPr>
        <w:t>fejezetben ismertettem a projek</w:t>
      </w:r>
      <w:r w:rsidRPr="009C6371">
        <w:rPr>
          <w:sz w:val="24"/>
          <w:szCs w:val="24"/>
          <w:lang w:val="hu-HU"/>
        </w:rPr>
        <w:t>tet a leimplementált kód szempontjából, fejlesztői szemszögből. Bemutattam a struktúráját és az alapvető technikákat</w:t>
      </w:r>
      <w:r w:rsidR="00A24EE7">
        <w:rPr>
          <w:sz w:val="24"/>
          <w:szCs w:val="24"/>
          <w:lang w:val="hu-HU"/>
        </w:rPr>
        <w:t>,</w:t>
      </w:r>
      <w:r w:rsidRPr="009C6371">
        <w:rPr>
          <w:sz w:val="24"/>
          <w:szCs w:val="24"/>
          <w:lang w:val="hu-HU"/>
        </w:rPr>
        <w:t xml:space="preserve"> amiket használtam. A futtatás során létrejövő eredményeket és az implementáció alapját adó követelményeket a </w:t>
      </w:r>
      <w:proofErr w:type="spellStart"/>
      <w:r w:rsidRPr="009C6371">
        <w:rPr>
          <w:sz w:val="24"/>
          <w:szCs w:val="24"/>
          <w:lang w:val="hu-HU"/>
        </w:rPr>
        <w:t>TestLink</w:t>
      </w:r>
      <w:proofErr w:type="spellEnd"/>
      <w:r w:rsidRPr="009C6371">
        <w:rPr>
          <w:sz w:val="24"/>
          <w:szCs w:val="24"/>
          <w:lang w:val="hu-HU"/>
        </w:rPr>
        <w:t xml:space="preserve"> környezetben elehet elérni. </w:t>
      </w:r>
    </w:p>
    <w:p w14:paraId="3FF9E93D" w14:textId="0608F56D" w:rsidR="00635101" w:rsidRPr="009C6371" w:rsidRDefault="00635101" w:rsidP="00C30650">
      <w:pPr>
        <w:spacing w:before="360" w:line="360" w:lineRule="auto"/>
        <w:jc w:val="both"/>
        <w:rPr>
          <w:sz w:val="24"/>
          <w:szCs w:val="24"/>
          <w:lang w:val="hu-HU"/>
        </w:rPr>
      </w:pPr>
      <w:r w:rsidRPr="009C6371">
        <w:rPr>
          <w:sz w:val="24"/>
          <w:szCs w:val="24"/>
          <w:lang w:val="hu-HU"/>
        </w:rPr>
        <w:t>A létrehozott projektben tesztterveket ahhoz pedig a követelményeket tesztesetekhez lehet rendelni, amiket aztán pedig tesztelőkhöz lehet rendelni.</w:t>
      </w:r>
    </w:p>
    <w:p w14:paraId="6AA737E1" w14:textId="6B7F7391" w:rsidR="00635101" w:rsidRPr="009C6371" w:rsidRDefault="00635101" w:rsidP="00C30650">
      <w:pPr>
        <w:spacing w:before="360" w:line="360" w:lineRule="auto"/>
        <w:jc w:val="both"/>
        <w:rPr>
          <w:sz w:val="24"/>
          <w:szCs w:val="24"/>
          <w:lang w:val="hu-HU"/>
        </w:rPr>
      </w:pPr>
      <w:r w:rsidRPr="009C6371">
        <w:rPr>
          <w:sz w:val="24"/>
          <w:szCs w:val="24"/>
          <w:lang w:val="hu-HU"/>
        </w:rPr>
        <w:t>A követelményeket a funkcionalitások alapján csoportosítottam (1</w:t>
      </w:r>
      <w:del w:id="266" w:author="HUBER, HAJNALKA" w:date="2018-02-26T10:28:00Z">
        <w:r w:rsidRPr="009C6371" w:rsidDel="00055A2A">
          <w:rPr>
            <w:sz w:val="24"/>
            <w:szCs w:val="24"/>
            <w:lang w:val="hu-HU"/>
          </w:rPr>
          <w:delText>6</w:delText>
        </w:r>
      </w:del>
      <w:ins w:id="267" w:author="HUBER, HAJNALKA" w:date="2018-02-26T10:28:00Z">
        <w:r w:rsidR="00055A2A">
          <w:rPr>
            <w:sz w:val="24"/>
            <w:szCs w:val="24"/>
            <w:lang w:val="hu-HU"/>
          </w:rPr>
          <w:t>7</w:t>
        </w:r>
      </w:ins>
      <w:r w:rsidRPr="009C6371">
        <w:rPr>
          <w:sz w:val="24"/>
          <w:szCs w:val="24"/>
          <w:lang w:val="hu-HU"/>
        </w:rPr>
        <w:t>. Ábra)</w:t>
      </w:r>
    </w:p>
    <w:p w14:paraId="2313666A" w14:textId="27BB5860" w:rsidR="00635101" w:rsidRDefault="00635101" w:rsidP="00C30650">
      <w:pPr>
        <w:spacing w:before="360" w:line="360" w:lineRule="auto"/>
        <w:jc w:val="both"/>
        <w:rPr>
          <w:sz w:val="32"/>
          <w:szCs w:val="32"/>
          <w:lang w:val="hu-HU"/>
        </w:rPr>
      </w:pPr>
      <w:r>
        <w:rPr>
          <w:noProof/>
        </w:rPr>
        <w:drawing>
          <wp:inline distT="0" distB="0" distL="0" distR="0" wp14:anchorId="593A0FB3" wp14:editId="340F60F8">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4140"/>
                    </a:xfrm>
                    <a:prstGeom prst="rect">
                      <a:avLst/>
                    </a:prstGeom>
                  </pic:spPr>
                </pic:pic>
              </a:graphicData>
            </a:graphic>
          </wp:inline>
        </w:drawing>
      </w:r>
    </w:p>
    <w:p w14:paraId="64D2D5EC" w14:textId="419535C3" w:rsidR="00635101" w:rsidRPr="00DD56CA" w:rsidRDefault="00635101" w:rsidP="00635101">
      <w:pPr>
        <w:spacing w:before="360" w:line="360" w:lineRule="auto"/>
        <w:jc w:val="center"/>
        <w:rPr>
          <w:i/>
          <w:lang w:val="hu-HU"/>
        </w:rPr>
      </w:pPr>
      <w:r>
        <w:rPr>
          <w:i/>
          <w:lang w:val="hu-HU"/>
        </w:rPr>
        <w:t>1</w:t>
      </w:r>
      <w:ins w:id="268" w:author="HUBER, HAJNALKA" w:date="2018-02-26T10:27:00Z">
        <w:r w:rsidR="00055A2A">
          <w:rPr>
            <w:i/>
            <w:lang w:val="hu-HU"/>
          </w:rPr>
          <w:t>7</w:t>
        </w:r>
      </w:ins>
      <w:del w:id="269" w:author="HUBER, HAJNALKA" w:date="2018-02-26T10:27:00Z">
        <w:r w:rsidDel="00055A2A">
          <w:rPr>
            <w:i/>
            <w:lang w:val="hu-HU"/>
          </w:rPr>
          <w:delText>6</w:delText>
        </w:r>
      </w:del>
      <w:r w:rsidRPr="007A4CCF">
        <w:rPr>
          <w:i/>
          <w:lang w:val="hu-HU"/>
        </w:rPr>
        <w:t xml:space="preserve">.Ábra: </w:t>
      </w:r>
      <w:proofErr w:type="spellStart"/>
      <w:r>
        <w:rPr>
          <w:i/>
          <w:lang w:val="hu-HU"/>
        </w:rPr>
        <w:t>TestLink</w:t>
      </w:r>
      <w:proofErr w:type="spellEnd"/>
      <w:r>
        <w:rPr>
          <w:i/>
          <w:lang w:val="hu-HU"/>
        </w:rPr>
        <w:t xml:space="preserve"> követelmények</w:t>
      </w:r>
    </w:p>
    <w:p w14:paraId="4B318470" w14:textId="138179F0" w:rsidR="00CD0636" w:rsidRPr="009C6371" w:rsidRDefault="00635101" w:rsidP="00C30650">
      <w:pPr>
        <w:spacing w:before="360" w:line="360" w:lineRule="auto"/>
        <w:jc w:val="both"/>
        <w:rPr>
          <w:sz w:val="24"/>
          <w:szCs w:val="24"/>
          <w:lang w:val="hu-HU"/>
        </w:rPr>
      </w:pPr>
      <w:r w:rsidRPr="009C6371">
        <w:rPr>
          <w:sz w:val="24"/>
          <w:szCs w:val="24"/>
          <w:lang w:val="hu-HU"/>
        </w:rPr>
        <w:t xml:space="preserve">A követelmények között összefüggéseket is be lehet állítani. </w:t>
      </w:r>
      <w:r w:rsidR="00CD0636" w:rsidRPr="009C6371">
        <w:rPr>
          <w:sz w:val="24"/>
          <w:szCs w:val="24"/>
          <w:lang w:val="hu-HU"/>
        </w:rPr>
        <w:t>Például a keresés mind</w:t>
      </w:r>
      <w:r w:rsidRPr="009C6371">
        <w:rPr>
          <w:sz w:val="24"/>
          <w:szCs w:val="24"/>
          <w:lang w:val="hu-HU"/>
        </w:rPr>
        <w:t xml:space="preserve"> a kimenő mind a bejövő e-mailek esetében azonosan működik, így nem kell kétszer leírni azt. Elég egy hivatkozást létrehozni</w:t>
      </w:r>
      <w:r w:rsidR="00CD0636" w:rsidRPr="009C6371">
        <w:rPr>
          <w:sz w:val="24"/>
          <w:szCs w:val="24"/>
          <w:lang w:val="hu-HU"/>
        </w:rPr>
        <w:t xml:space="preserve"> (1</w:t>
      </w:r>
      <w:ins w:id="270" w:author="HUBER, HAJNALKA" w:date="2018-02-26T10:28:00Z">
        <w:r w:rsidR="00055A2A">
          <w:rPr>
            <w:sz w:val="24"/>
            <w:szCs w:val="24"/>
            <w:lang w:val="hu-HU"/>
          </w:rPr>
          <w:t>8</w:t>
        </w:r>
      </w:ins>
      <w:del w:id="271" w:author="HUBER, HAJNALKA" w:date="2018-02-26T10:28:00Z">
        <w:r w:rsidR="00CD0636" w:rsidRPr="009C6371" w:rsidDel="00055A2A">
          <w:rPr>
            <w:sz w:val="24"/>
            <w:szCs w:val="24"/>
            <w:lang w:val="hu-HU"/>
          </w:rPr>
          <w:delText>7</w:delText>
        </w:r>
      </w:del>
      <w:proofErr w:type="gramStart"/>
      <w:r w:rsidR="00CD0636" w:rsidRPr="009C6371">
        <w:rPr>
          <w:sz w:val="24"/>
          <w:szCs w:val="24"/>
          <w:lang w:val="hu-HU"/>
        </w:rPr>
        <w:t>.Ábra</w:t>
      </w:r>
      <w:proofErr w:type="gramEnd"/>
      <w:r w:rsidR="00CD0636" w:rsidRPr="009C6371">
        <w:rPr>
          <w:sz w:val="24"/>
          <w:szCs w:val="24"/>
          <w:lang w:val="hu-HU"/>
        </w:rPr>
        <w:t>)</w:t>
      </w:r>
      <w:r w:rsidRPr="009C6371">
        <w:rPr>
          <w:sz w:val="24"/>
          <w:szCs w:val="24"/>
          <w:lang w:val="hu-HU"/>
        </w:rPr>
        <w:t>.</w:t>
      </w:r>
      <w:r w:rsidR="00CD0636" w:rsidRPr="009C6371">
        <w:rPr>
          <w:sz w:val="24"/>
          <w:szCs w:val="24"/>
          <w:lang w:val="hu-HU"/>
        </w:rPr>
        <w:t xml:space="preserve"> </w:t>
      </w:r>
    </w:p>
    <w:p w14:paraId="7597EFCE" w14:textId="67A1E4EE" w:rsidR="00635101" w:rsidRDefault="00CD0636" w:rsidP="00C30650">
      <w:pPr>
        <w:spacing w:before="360" w:line="360" w:lineRule="auto"/>
        <w:jc w:val="both"/>
        <w:rPr>
          <w:sz w:val="32"/>
          <w:szCs w:val="32"/>
          <w:lang w:val="hu-HU"/>
        </w:rPr>
      </w:pPr>
      <w:r>
        <w:rPr>
          <w:noProof/>
        </w:rPr>
        <w:lastRenderedPageBreak/>
        <w:drawing>
          <wp:inline distT="0" distB="0" distL="0" distR="0" wp14:anchorId="48D8682F" wp14:editId="09CDBACB">
            <wp:extent cx="5943600" cy="3328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8670"/>
                    </a:xfrm>
                    <a:prstGeom prst="rect">
                      <a:avLst/>
                    </a:prstGeom>
                  </pic:spPr>
                </pic:pic>
              </a:graphicData>
            </a:graphic>
          </wp:inline>
        </w:drawing>
      </w:r>
      <w:r w:rsidR="00635101">
        <w:rPr>
          <w:sz w:val="32"/>
          <w:szCs w:val="32"/>
          <w:lang w:val="hu-HU"/>
        </w:rPr>
        <w:t xml:space="preserve"> </w:t>
      </w:r>
    </w:p>
    <w:p w14:paraId="7B4E91FD" w14:textId="0E4CC165" w:rsidR="00CD0636" w:rsidRPr="00DD56CA" w:rsidRDefault="00CD0636" w:rsidP="00CD0636">
      <w:pPr>
        <w:spacing w:before="360" w:line="360" w:lineRule="auto"/>
        <w:jc w:val="center"/>
        <w:rPr>
          <w:i/>
          <w:lang w:val="hu-HU"/>
        </w:rPr>
      </w:pPr>
      <w:r>
        <w:rPr>
          <w:i/>
          <w:lang w:val="hu-HU"/>
        </w:rPr>
        <w:t>1</w:t>
      </w:r>
      <w:ins w:id="272" w:author="HUBER, HAJNALKA" w:date="2018-02-26T10:28:00Z">
        <w:r w:rsidR="00055A2A">
          <w:rPr>
            <w:i/>
            <w:lang w:val="hu-HU"/>
          </w:rPr>
          <w:t>8</w:t>
        </w:r>
      </w:ins>
      <w:del w:id="273" w:author="HUBER, HAJNALKA" w:date="2018-02-26T10:28:00Z">
        <w:r w:rsidDel="00055A2A">
          <w:rPr>
            <w:i/>
            <w:lang w:val="hu-HU"/>
          </w:rPr>
          <w:delText>7</w:delText>
        </w:r>
      </w:del>
      <w:r w:rsidRPr="007A4CCF">
        <w:rPr>
          <w:i/>
          <w:lang w:val="hu-HU"/>
        </w:rPr>
        <w:t xml:space="preserve">.Ábra: </w:t>
      </w:r>
      <w:r>
        <w:rPr>
          <w:i/>
          <w:lang w:val="hu-HU"/>
        </w:rPr>
        <w:t>UC_05 kapcsolata UC_07 követelménnyel</w:t>
      </w:r>
    </w:p>
    <w:p w14:paraId="3B6A626C" w14:textId="31A4017B" w:rsidR="00CD0636" w:rsidRPr="009C6371" w:rsidRDefault="00CD0636" w:rsidP="00C30650">
      <w:pPr>
        <w:spacing w:before="360" w:line="360" w:lineRule="auto"/>
        <w:jc w:val="both"/>
        <w:rPr>
          <w:sz w:val="24"/>
          <w:szCs w:val="24"/>
          <w:lang w:val="hu-HU"/>
        </w:rPr>
      </w:pPr>
      <w:r w:rsidRPr="009C6371">
        <w:rPr>
          <w:sz w:val="24"/>
          <w:szCs w:val="24"/>
          <w:lang w:val="hu-HU"/>
        </w:rPr>
        <w:t>A követelmények státuszát is meg lehet adni, így lehet tudni, hogy melyik milyen állapotban van éppen és várható-e változás még azzal kapcsolatban (1</w:t>
      </w:r>
      <w:ins w:id="274" w:author="HUBER, HAJNALKA" w:date="2018-02-26T10:28:00Z">
        <w:r w:rsidR="00055A2A">
          <w:rPr>
            <w:sz w:val="24"/>
            <w:szCs w:val="24"/>
            <w:lang w:val="hu-HU"/>
          </w:rPr>
          <w:t>9</w:t>
        </w:r>
      </w:ins>
      <w:del w:id="275" w:author="HUBER, HAJNALKA" w:date="2018-02-26T10:28:00Z">
        <w:r w:rsidRPr="009C6371" w:rsidDel="00055A2A">
          <w:rPr>
            <w:sz w:val="24"/>
            <w:szCs w:val="24"/>
            <w:lang w:val="hu-HU"/>
          </w:rPr>
          <w:delText>8</w:delText>
        </w:r>
      </w:del>
      <w:proofErr w:type="gramStart"/>
      <w:r w:rsidRPr="009C6371">
        <w:rPr>
          <w:sz w:val="24"/>
          <w:szCs w:val="24"/>
          <w:lang w:val="hu-HU"/>
        </w:rPr>
        <w:t>.Ábra</w:t>
      </w:r>
      <w:proofErr w:type="gramEnd"/>
      <w:r w:rsidRPr="009C6371">
        <w:rPr>
          <w:sz w:val="24"/>
          <w:szCs w:val="24"/>
          <w:lang w:val="hu-HU"/>
        </w:rPr>
        <w:t xml:space="preserve">). </w:t>
      </w:r>
    </w:p>
    <w:p w14:paraId="340BE44C" w14:textId="266AE35D" w:rsidR="00CD0636" w:rsidRDefault="00CD0636" w:rsidP="00CD0636">
      <w:pPr>
        <w:spacing w:before="360" w:line="360" w:lineRule="auto"/>
        <w:jc w:val="center"/>
        <w:rPr>
          <w:sz w:val="32"/>
          <w:szCs w:val="32"/>
          <w:lang w:val="hu-HU"/>
        </w:rPr>
      </w:pPr>
      <w:r>
        <w:rPr>
          <w:noProof/>
        </w:rPr>
        <w:drawing>
          <wp:inline distT="0" distB="0" distL="0" distR="0" wp14:anchorId="6DA13E60" wp14:editId="5DE2CFAD">
            <wp:extent cx="226695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1905000"/>
                    </a:xfrm>
                    <a:prstGeom prst="rect">
                      <a:avLst/>
                    </a:prstGeom>
                  </pic:spPr>
                </pic:pic>
              </a:graphicData>
            </a:graphic>
          </wp:inline>
        </w:drawing>
      </w:r>
    </w:p>
    <w:p w14:paraId="1F57EC8A" w14:textId="7BD99197" w:rsidR="00CD0636" w:rsidRDefault="00CD0636" w:rsidP="00CD0636">
      <w:pPr>
        <w:spacing w:before="360" w:line="360" w:lineRule="auto"/>
        <w:jc w:val="center"/>
        <w:rPr>
          <w:i/>
          <w:lang w:val="hu-HU"/>
        </w:rPr>
      </w:pPr>
      <w:r>
        <w:rPr>
          <w:i/>
          <w:lang w:val="hu-HU"/>
        </w:rPr>
        <w:t>1</w:t>
      </w:r>
      <w:ins w:id="276" w:author="HUBER, HAJNALKA" w:date="2018-02-26T10:28:00Z">
        <w:r w:rsidR="00055A2A">
          <w:rPr>
            <w:i/>
            <w:lang w:val="hu-HU"/>
          </w:rPr>
          <w:t>9</w:t>
        </w:r>
      </w:ins>
      <w:del w:id="277" w:author="HUBER, HAJNALKA" w:date="2018-02-26T10:28:00Z">
        <w:r w:rsidDel="00055A2A">
          <w:rPr>
            <w:i/>
            <w:lang w:val="hu-HU"/>
          </w:rPr>
          <w:delText>8</w:delText>
        </w:r>
      </w:del>
      <w:r>
        <w:rPr>
          <w:i/>
          <w:lang w:val="hu-HU"/>
        </w:rPr>
        <w:t>.</w:t>
      </w:r>
      <w:r w:rsidRPr="007A4CCF">
        <w:rPr>
          <w:i/>
          <w:lang w:val="hu-HU"/>
        </w:rPr>
        <w:t xml:space="preserve">Ábra: </w:t>
      </w:r>
      <w:r>
        <w:rPr>
          <w:i/>
          <w:lang w:val="hu-HU"/>
        </w:rPr>
        <w:t>Követelmények lehetséges státuszai</w:t>
      </w:r>
    </w:p>
    <w:p w14:paraId="5C79E1A2" w14:textId="64B339C0" w:rsidR="00CD0636" w:rsidRDefault="009C6371" w:rsidP="00E4688B">
      <w:pPr>
        <w:spacing w:before="360" w:line="360" w:lineRule="auto"/>
        <w:jc w:val="both"/>
        <w:rPr>
          <w:sz w:val="24"/>
          <w:szCs w:val="24"/>
          <w:lang w:val="hu-HU"/>
        </w:rPr>
      </w:pPr>
      <w:r>
        <w:rPr>
          <w:sz w:val="24"/>
          <w:szCs w:val="24"/>
          <w:lang w:val="hu-HU"/>
        </w:rPr>
        <w:t xml:space="preserve">A követelmények állapotát és azt, hogy hol hiányzik m ég teszteset az </w:t>
      </w:r>
      <w:proofErr w:type="spellStart"/>
      <w:r>
        <w:rPr>
          <w:sz w:val="24"/>
          <w:szCs w:val="24"/>
          <w:lang w:val="hu-HU"/>
        </w:rPr>
        <w:t>Requiremnent</w:t>
      </w:r>
      <w:proofErr w:type="spellEnd"/>
      <w:r>
        <w:rPr>
          <w:sz w:val="24"/>
          <w:szCs w:val="24"/>
          <w:lang w:val="hu-HU"/>
        </w:rPr>
        <w:t xml:space="preserve"> </w:t>
      </w:r>
      <w:proofErr w:type="spellStart"/>
      <w:r>
        <w:rPr>
          <w:sz w:val="24"/>
          <w:szCs w:val="24"/>
          <w:lang w:val="hu-HU"/>
        </w:rPr>
        <w:t>Overview</w:t>
      </w:r>
      <w:proofErr w:type="spellEnd"/>
      <w:r>
        <w:rPr>
          <w:sz w:val="24"/>
          <w:szCs w:val="24"/>
          <w:lang w:val="hu-HU"/>
        </w:rPr>
        <w:t xml:space="preserve"> oldalon táblázatos formában is meg lehet nézni (</w:t>
      </w:r>
      <w:ins w:id="278" w:author="HUBER, HAJNALKA" w:date="2018-02-26T10:28:00Z">
        <w:r w:rsidR="00055A2A">
          <w:rPr>
            <w:sz w:val="24"/>
            <w:szCs w:val="24"/>
            <w:lang w:val="hu-HU"/>
          </w:rPr>
          <w:t>20</w:t>
        </w:r>
      </w:ins>
      <w:del w:id="279" w:author="HUBER, HAJNALKA" w:date="2018-02-26T10:28:00Z">
        <w:r w:rsidDel="00055A2A">
          <w:rPr>
            <w:sz w:val="24"/>
            <w:szCs w:val="24"/>
            <w:lang w:val="hu-HU"/>
          </w:rPr>
          <w:delText>19</w:delText>
        </w:r>
      </w:del>
      <w:proofErr w:type="gramStart"/>
      <w:r>
        <w:rPr>
          <w:sz w:val="24"/>
          <w:szCs w:val="24"/>
          <w:lang w:val="hu-HU"/>
        </w:rPr>
        <w:t>.Ábra</w:t>
      </w:r>
      <w:proofErr w:type="gramEnd"/>
      <w:r>
        <w:rPr>
          <w:sz w:val="24"/>
          <w:szCs w:val="24"/>
          <w:lang w:val="hu-HU"/>
        </w:rPr>
        <w:t xml:space="preserve">). </w:t>
      </w:r>
    </w:p>
    <w:p w14:paraId="0A2AD76B" w14:textId="5299A558" w:rsidR="009C6371" w:rsidRDefault="009C6371" w:rsidP="009C6371">
      <w:pPr>
        <w:spacing w:before="360" w:line="360" w:lineRule="auto"/>
        <w:rPr>
          <w:sz w:val="24"/>
          <w:szCs w:val="24"/>
          <w:lang w:val="hu-HU"/>
        </w:rPr>
      </w:pPr>
      <w:r>
        <w:rPr>
          <w:noProof/>
        </w:rPr>
        <w:lastRenderedPageBreak/>
        <w:drawing>
          <wp:inline distT="0" distB="0" distL="0" distR="0" wp14:anchorId="6B68F303" wp14:editId="6287B019">
            <wp:extent cx="5943600" cy="1984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84375"/>
                    </a:xfrm>
                    <a:prstGeom prst="rect">
                      <a:avLst/>
                    </a:prstGeom>
                  </pic:spPr>
                </pic:pic>
              </a:graphicData>
            </a:graphic>
          </wp:inline>
        </w:drawing>
      </w:r>
    </w:p>
    <w:p w14:paraId="66B34A18" w14:textId="4ABB6A2B" w:rsidR="009C6371" w:rsidRDefault="00055A2A" w:rsidP="009C6371">
      <w:pPr>
        <w:spacing w:before="360" w:line="360" w:lineRule="auto"/>
        <w:jc w:val="center"/>
        <w:rPr>
          <w:i/>
          <w:lang w:val="hu-HU"/>
        </w:rPr>
      </w:pPr>
      <w:ins w:id="280" w:author="HUBER, HAJNALKA" w:date="2018-02-26T10:28:00Z">
        <w:r>
          <w:rPr>
            <w:i/>
            <w:lang w:val="hu-HU"/>
          </w:rPr>
          <w:t>20</w:t>
        </w:r>
      </w:ins>
      <w:del w:id="281" w:author="HUBER, HAJNALKA" w:date="2018-02-26T10:28:00Z">
        <w:r w:rsidR="009C6371" w:rsidDel="00055A2A">
          <w:rPr>
            <w:i/>
            <w:lang w:val="hu-HU"/>
          </w:rPr>
          <w:delText>19</w:delText>
        </w:r>
      </w:del>
      <w:r w:rsidR="009C6371">
        <w:rPr>
          <w:i/>
          <w:lang w:val="hu-HU"/>
        </w:rPr>
        <w:t>.</w:t>
      </w:r>
      <w:r w:rsidR="009C6371" w:rsidRPr="007A4CCF">
        <w:rPr>
          <w:i/>
          <w:lang w:val="hu-HU"/>
        </w:rPr>
        <w:t xml:space="preserve">Ábra: </w:t>
      </w:r>
      <w:r w:rsidR="009C6371">
        <w:rPr>
          <w:i/>
          <w:lang w:val="hu-HU"/>
        </w:rPr>
        <w:t>Követelmények összefoglaló táblázata</w:t>
      </w:r>
    </w:p>
    <w:p w14:paraId="33D109ED" w14:textId="0399D371" w:rsidR="009C6371" w:rsidRDefault="009C6371" w:rsidP="009C6371">
      <w:pPr>
        <w:spacing w:before="360" w:line="360" w:lineRule="auto"/>
        <w:rPr>
          <w:sz w:val="24"/>
          <w:szCs w:val="24"/>
          <w:lang w:val="hu-HU"/>
        </w:rPr>
      </w:pPr>
      <w:r>
        <w:rPr>
          <w:sz w:val="24"/>
          <w:szCs w:val="24"/>
          <w:lang w:val="hu-HU"/>
        </w:rPr>
        <w:t xml:space="preserve">A projekten én csak automatikus eseteket valósítottam meg, így a tesztesetek elrendezése megegyezik az </w:t>
      </w:r>
      <w:proofErr w:type="spellStart"/>
      <w:r>
        <w:rPr>
          <w:sz w:val="24"/>
          <w:szCs w:val="24"/>
          <w:lang w:val="hu-HU"/>
        </w:rPr>
        <w:t>Eclipse</w:t>
      </w:r>
      <w:proofErr w:type="spellEnd"/>
      <w:r>
        <w:rPr>
          <w:sz w:val="24"/>
          <w:szCs w:val="24"/>
          <w:lang w:val="hu-HU"/>
        </w:rPr>
        <w:t xml:space="preserve"> projektbeli elrendezéssel. Az esetekhez a lépéseket is jól meg lehet adni, ezzel is segítve az implementációt, hiszen lépésről lépésre le van írva, hogy mit kell tennie a programnak (</w:t>
      </w:r>
      <w:del w:id="282" w:author="HUBER, HAJNALKA" w:date="2018-02-26T10:28:00Z">
        <w:r w:rsidDel="00055A2A">
          <w:rPr>
            <w:sz w:val="24"/>
            <w:szCs w:val="24"/>
            <w:lang w:val="hu-HU"/>
          </w:rPr>
          <w:delText>20</w:delText>
        </w:r>
      </w:del>
      <w:ins w:id="283" w:author="HUBER, HAJNALKA" w:date="2018-02-26T10:28:00Z">
        <w:r w:rsidR="00055A2A">
          <w:rPr>
            <w:sz w:val="24"/>
            <w:szCs w:val="24"/>
            <w:lang w:val="hu-HU"/>
          </w:rPr>
          <w:t>21</w:t>
        </w:r>
      </w:ins>
      <w:r>
        <w:rPr>
          <w:sz w:val="24"/>
          <w:szCs w:val="24"/>
          <w:lang w:val="hu-HU"/>
        </w:rPr>
        <w:t xml:space="preserve">. Ábra). </w:t>
      </w:r>
    </w:p>
    <w:p w14:paraId="37A8A349" w14:textId="0F8E3B7D" w:rsidR="009C6371" w:rsidRDefault="009C6371" w:rsidP="009C6371">
      <w:pPr>
        <w:spacing w:before="360" w:line="360" w:lineRule="auto"/>
        <w:rPr>
          <w:sz w:val="24"/>
          <w:szCs w:val="24"/>
          <w:lang w:val="hu-HU"/>
        </w:rPr>
      </w:pPr>
      <w:r>
        <w:rPr>
          <w:noProof/>
        </w:rPr>
        <w:drawing>
          <wp:inline distT="0" distB="0" distL="0" distR="0" wp14:anchorId="5E8CEC1F" wp14:editId="5FDBA221">
            <wp:extent cx="5943600" cy="2306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6320"/>
                    </a:xfrm>
                    <a:prstGeom prst="rect">
                      <a:avLst/>
                    </a:prstGeom>
                  </pic:spPr>
                </pic:pic>
              </a:graphicData>
            </a:graphic>
          </wp:inline>
        </w:drawing>
      </w:r>
    </w:p>
    <w:p w14:paraId="5298DFB7" w14:textId="6F3D92F1" w:rsidR="009C6371" w:rsidRDefault="009C6371" w:rsidP="009C6371">
      <w:pPr>
        <w:spacing w:before="360" w:line="360" w:lineRule="auto"/>
        <w:jc w:val="center"/>
        <w:rPr>
          <w:i/>
          <w:lang w:val="hu-HU"/>
        </w:rPr>
      </w:pPr>
      <w:r>
        <w:rPr>
          <w:i/>
          <w:lang w:val="hu-HU"/>
        </w:rPr>
        <w:t>2</w:t>
      </w:r>
      <w:del w:id="284" w:author="HUBER, HAJNALKA" w:date="2018-02-26T10:28:00Z">
        <w:r w:rsidDel="00055A2A">
          <w:rPr>
            <w:i/>
            <w:lang w:val="hu-HU"/>
          </w:rPr>
          <w:delText>0</w:delText>
        </w:r>
      </w:del>
      <w:ins w:id="285" w:author="HUBER, HAJNALKA" w:date="2018-02-26T10:28:00Z">
        <w:r w:rsidR="00055A2A">
          <w:rPr>
            <w:i/>
            <w:lang w:val="hu-HU"/>
          </w:rPr>
          <w:t>1</w:t>
        </w:r>
      </w:ins>
      <w:r>
        <w:rPr>
          <w:i/>
          <w:lang w:val="hu-HU"/>
        </w:rPr>
        <w:t>.</w:t>
      </w:r>
      <w:r w:rsidRPr="007A4CCF">
        <w:rPr>
          <w:i/>
          <w:lang w:val="hu-HU"/>
        </w:rPr>
        <w:t xml:space="preserve">Ábra: </w:t>
      </w:r>
      <w:proofErr w:type="spellStart"/>
      <w:r>
        <w:rPr>
          <w:i/>
          <w:lang w:val="hu-HU"/>
        </w:rPr>
        <w:t>Tes</w:t>
      </w:r>
      <w:r w:rsidR="00E4688B">
        <w:rPr>
          <w:i/>
          <w:lang w:val="hu-HU"/>
        </w:rPr>
        <w:t>t</w:t>
      </w:r>
      <w:r>
        <w:rPr>
          <w:i/>
          <w:lang w:val="hu-HU"/>
        </w:rPr>
        <w:t>Link</w:t>
      </w:r>
      <w:proofErr w:type="spellEnd"/>
      <w:r>
        <w:rPr>
          <w:i/>
          <w:lang w:val="hu-HU"/>
        </w:rPr>
        <w:t xml:space="preserve"> tesztesetek</w:t>
      </w:r>
    </w:p>
    <w:p w14:paraId="59089A8F" w14:textId="063EB4A4" w:rsidR="009C6371" w:rsidRDefault="009C6371" w:rsidP="00E4688B">
      <w:pPr>
        <w:spacing w:before="360" w:line="360" w:lineRule="auto"/>
        <w:jc w:val="both"/>
        <w:rPr>
          <w:sz w:val="24"/>
          <w:szCs w:val="24"/>
          <w:lang w:val="hu-HU"/>
        </w:rPr>
      </w:pPr>
      <w:r>
        <w:rPr>
          <w:sz w:val="24"/>
          <w:szCs w:val="24"/>
          <w:lang w:val="hu-HU"/>
        </w:rPr>
        <w:t xml:space="preserve">A </w:t>
      </w:r>
      <w:r w:rsidR="00C0615E">
        <w:rPr>
          <w:sz w:val="24"/>
          <w:szCs w:val="24"/>
          <w:lang w:val="hu-HU"/>
        </w:rPr>
        <w:t>teszteseteket jelen esetben egy</w:t>
      </w:r>
      <w:r>
        <w:rPr>
          <w:sz w:val="24"/>
          <w:szCs w:val="24"/>
          <w:lang w:val="hu-HU"/>
        </w:rPr>
        <w:t xml:space="preserve"> </w:t>
      </w:r>
      <w:proofErr w:type="spellStart"/>
      <w:r>
        <w:rPr>
          <w:sz w:val="24"/>
          <w:szCs w:val="24"/>
          <w:lang w:val="hu-HU"/>
        </w:rPr>
        <w:t>userhez</w:t>
      </w:r>
      <w:proofErr w:type="spellEnd"/>
      <w:r>
        <w:rPr>
          <w:sz w:val="24"/>
          <w:szCs w:val="24"/>
          <w:lang w:val="hu-HU"/>
        </w:rPr>
        <w:t xml:space="preserve"> rendeltem, hiszen egyedül én készítettem őket. Van lehetőségem arra, hogy lássam azokat összesítve akár korábban a</w:t>
      </w:r>
      <w:r w:rsidR="00C0615E">
        <w:rPr>
          <w:sz w:val="24"/>
          <w:szCs w:val="24"/>
          <w:lang w:val="hu-HU"/>
        </w:rPr>
        <w:t xml:space="preserve"> </w:t>
      </w:r>
      <w:r>
        <w:rPr>
          <w:sz w:val="24"/>
          <w:szCs w:val="24"/>
          <w:lang w:val="hu-HU"/>
        </w:rPr>
        <w:t>követelményeket. Láthatom, hogy melyik futott és az milyen eredménnyel zárult (</w:t>
      </w:r>
      <w:del w:id="286" w:author="HUBER, HAJNALKA" w:date="2018-02-26T10:28:00Z">
        <w:r w:rsidDel="00055A2A">
          <w:rPr>
            <w:sz w:val="24"/>
            <w:szCs w:val="24"/>
            <w:lang w:val="hu-HU"/>
          </w:rPr>
          <w:delText>21</w:delText>
        </w:r>
      </w:del>
      <w:ins w:id="287" w:author="HUBER, HAJNALKA" w:date="2018-02-26T10:28:00Z">
        <w:r w:rsidR="00055A2A">
          <w:rPr>
            <w:sz w:val="24"/>
            <w:szCs w:val="24"/>
            <w:lang w:val="hu-HU"/>
          </w:rPr>
          <w:t>22</w:t>
        </w:r>
      </w:ins>
      <w:proofErr w:type="gramStart"/>
      <w:r>
        <w:rPr>
          <w:sz w:val="24"/>
          <w:szCs w:val="24"/>
          <w:lang w:val="hu-HU"/>
        </w:rPr>
        <w:t>.Ábra</w:t>
      </w:r>
      <w:proofErr w:type="gramEnd"/>
      <w:r>
        <w:rPr>
          <w:sz w:val="24"/>
          <w:szCs w:val="24"/>
          <w:lang w:val="hu-HU"/>
        </w:rPr>
        <w:t xml:space="preserve">). </w:t>
      </w:r>
    </w:p>
    <w:p w14:paraId="3E525EAF" w14:textId="276D65F3" w:rsidR="009C6371" w:rsidRDefault="009C6371" w:rsidP="009C6371">
      <w:pPr>
        <w:spacing w:before="360" w:line="360" w:lineRule="auto"/>
        <w:rPr>
          <w:sz w:val="24"/>
          <w:szCs w:val="24"/>
          <w:lang w:val="hu-HU"/>
        </w:rPr>
      </w:pPr>
      <w:r>
        <w:rPr>
          <w:noProof/>
        </w:rPr>
        <w:lastRenderedPageBreak/>
        <w:drawing>
          <wp:inline distT="0" distB="0" distL="0" distR="0" wp14:anchorId="2AECE2C3" wp14:editId="2D3960CA">
            <wp:extent cx="5943600" cy="1887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87220"/>
                    </a:xfrm>
                    <a:prstGeom prst="rect">
                      <a:avLst/>
                    </a:prstGeom>
                  </pic:spPr>
                </pic:pic>
              </a:graphicData>
            </a:graphic>
          </wp:inline>
        </w:drawing>
      </w:r>
    </w:p>
    <w:p w14:paraId="7D6987F4" w14:textId="6CF6F5FA" w:rsidR="009C6371" w:rsidRDefault="009C6371" w:rsidP="009C6371">
      <w:pPr>
        <w:spacing w:before="360" w:line="360" w:lineRule="auto"/>
        <w:jc w:val="center"/>
        <w:rPr>
          <w:i/>
          <w:lang w:val="hu-HU"/>
        </w:rPr>
      </w:pPr>
      <w:del w:id="288" w:author="HUBER, HAJNALKA" w:date="2018-02-26T10:28:00Z">
        <w:r w:rsidDel="00055A2A">
          <w:rPr>
            <w:i/>
            <w:lang w:val="hu-HU"/>
          </w:rPr>
          <w:delText>21</w:delText>
        </w:r>
      </w:del>
      <w:ins w:id="289" w:author="HUBER, HAJNALKA" w:date="2018-02-26T10:28:00Z">
        <w:r w:rsidR="00055A2A">
          <w:rPr>
            <w:i/>
            <w:lang w:val="hu-HU"/>
          </w:rPr>
          <w:t>22</w:t>
        </w:r>
      </w:ins>
      <w:r>
        <w:rPr>
          <w:i/>
          <w:lang w:val="hu-HU"/>
        </w:rPr>
        <w:t>.</w:t>
      </w:r>
      <w:r w:rsidRPr="007A4CCF">
        <w:rPr>
          <w:i/>
          <w:lang w:val="hu-HU"/>
        </w:rPr>
        <w:t xml:space="preserve">Ábra: </w:t>
      </w:r>
      <w:r>
        <w:rPr>
          <w:i/>
          <w:lang w:val="hu-HU"/>
        </w:rPr>
        <w:t xml:space="preserve">Tesztesetek </w:t>
      </w:r>
      <w:r w:rsidR="00373E42">
        <w:rPr>
          <w:i/>
          <w:lang w:val="hu-HU"/>
        </w:rPr>
        <w:t>összegző táblázata</w:t>
      </w:r>
    </w:p>
    <w:p w14:paraId="06040CB6" w14:textId="49F02014" w:rsidR="009C6371" w:rsidRDefault="00373E42" w:rsidP="00E4688B">
      <w:pPr>
        <w:spacing w:before="360" w:line="360" w:lineRule="auto"/>
        <w:jc w:val="both"/>
        <w:rPr>
          <w:sz w:val="24"/>
          <w:szCs w:val="24"/>
          <w:lang w:val="hu-HU"/>
        </w:rPr>
      </w:pPr>
      <w:r>
        <w:rPr>
          <w:sz w:val="24"/>
          <w:szCs w:val="24"/>
          <w:lang w:val="hu-HU"/>
        </w:rPr>
        <w:t xml:space="preserve">Az </w:t>
      </w:r>
      <w:proofErr w:type="spellStart"/>
      <w:r>
        <w:rPr>
          <w:sz w:val="24"/>
          <w:szCs w:val="24"/>
          <w:lang w:val="hu-HU"/>
        </w:rPr>
        <w:t>Execute</w:t>
      </w:r>
      <w:proofErr w:type="spellEnd"/>
      <w:r>
        <w:rPr>
          <w:sz w:val="24"/>
          <w:szCs w:val="24"/>
          <w:lang w:val="hu-HU"/>
        </w:rPr>
        <w:t xml:space="preserve"> Test menüpontban pedig láthatom azt is, hogy az egyes eset miért nem futott le sikeresen. Ennek az információnak a birtokában pedig ellenőrizhetem manuálisan a kérdéses lépést, majd szükség szerint javítom a teszt kódját vagy hibariportot nyitok (</w:t>
      </w:r>
      <w:del w:id="290" w:author="HUBER, HAJNALKA" w:date="2018-02-26T10:28:00Z">
        <w:r w:rsidDel="00055A2A">
          <w:rPr>
            <w:sz w:val="24"/>
            <w:szCs w:val="24"/>
            <w:lang w:val="hu-HU"/>
          </w:rPr>
          <w:delText>22</w:delText>
        </w:r>
      </w:del>
      <w:ins w:id="291" w:author="HUBER, HAJNALKA" w:date="2018-02-26T10:28:00Z">
        <w:r w:rsidR="00055A2A">
          <w:rPr>
            <w:sz w:val="24"/>
            <w:szCs w:val="24"/>
            <w:lang w:val="hu-HU"/>
          </w:rPr>
          <w:t>2</w:t>
        </w:r>
      </w:ins>
      <w:ins w:id="292" w:author="HUBER, HAJNALKA" w:date="2018-02-26T10:29:00Z">
        <w:r w:rsidR="00055A2A">
          <w:rPr>
            <w:sz w:val="24"/>
            <w:szCs w:val="24"/>
            <w:lang w:val="hu-HU"/>
          </w:rPr>
          <w:t>3</w:t>
        </w:r>
      </w:ins>
      <w:proofErr w:type="gramStart"/>
      <w:r>
        <w:rPr>
          <w:sz w:val="24"/>
          <w:szCs w:val="24"/>
          <w:lang w:val="hu-HU"/>
        </w:rPr>
        <w:t>.Ábra</w:t>
      </w:r>
      <w:proofErr w:type="gramEnd"/>
      <w:r>
        <w:rPr>
          <w:sz w:val="24"/>
          <w:szCs w:val="24"/>
          <w:lang w:val="hu-HU"/>
        </w:rPr>
        <w:t xml:space="preserve">). </w:t>
      </w:r>
    </w:p>
    <w:p w14:paraId="5ECEAA19" w14:textId="1241C62F" w:rsidR="00373E42" w:rsidRDefault="00C0615E" w:rsidP="009C6371">
      <w:pPr>
        <w:spacing w:before="360" w:line="360" w:lineRule="auto"/>
        <w:rPr>
          <w:sz w:val="24"/>
          <w:szCs w:val="24"/>
          <w:lang w:val="hu-HU"/>
        </w:rPr>
      </w:pPr>
      <w:r>
        <w:rPr>
          <w:noProof/>
        </w:rPr>
        <w:drawing>
          <wp:inline distT="0" distB="0" distL="0" distR="0" wp14:anchorId="005CAF8D" wp14:editId="50D6569C">
            <wp:extent cx="5943600" cy="2808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8605"/>
                    </a:xfrm>
                    <a:prstGeom prst="rect">
                      <a:avLst/>
                    </a:prstGeom>
                  </pic:spPr>
                </pic:pic>
              </a:graphicData>
            </a:graphic>
          </wp:inline>
        </w:drawing>
      </w:r>
    </w:p>
    <w:p w14:paraId="3D939EBB" w14:textId="0017C823" w:rsidR="00373E42" w:rsidRDefault="00373E42" w:rsidP="00373E42">
      <w:pPr>
        <w:spacing w:before="360" w:line="360" w:lineRule="auto"/>
        <w:jc w:val="center"/>
        <w:rPr>
          <w:i/>
          <w:lang w:val="hu-HU"/>
        </w:rPr>
      </w:pPr>
      <w:del w:id="293" w:author="HUBER, HAJNALKA" w:date="2018-02-26T10:28:00Z">
        <w:r w:rsidDel="00055A2A">
          <w:rPr>
            <w:i/>
            <w:lang w:val="hu-HU"/>
          </w:rPr>
          <w:delText>22</w:delText>
        </w:r>
      </w:del>
      <w:ins w:id="294" w:author="HUBER, HAJNALKA" w:date="2018-02-26T10:28:00Z">
        <w:r w:rsidR="00055A2A">
          <w:rPr>
            <w:i/>
            <w:lang w:val="hu-HU"/>
          </w:rPr>
          <w:t>2</w:t>
        </w:r>
      </w:ins>
      <w:ins w:id="295" w:author="HUBER, HAJNALKA" w:date="2018-02-26T10:29:00Z">
        <w:r w:rsidR="00055A2A">
          <w:rPr>
            <w:i/>
            <w:lang w:val="hu-HU"/>
          </w:rPr>
          <w:t>3</w:t>
        </w:r>
      </w:ins>
      <w:r>
        <w:rPr>
          <w:i/>
          <w:lang w:val="hu-HU"/>
        </w:rPr>
        <w:t>.</w:t>
      </w:r>
      <w:r w:rsidRPr="007A4CCF">
        <w:rPr>
          <w:i/>
          <w:lang w:val="hu-HU"/>
        </w:rPr>
        <w:t xml:space="preserve">Ábra: </w:t>
      </w:r>
      <w:proofErr w:type="spellStart"/>
      <w:r>
        <w:rPr>
          <w:i/>
          <w:lang w:val="hu-HU"/>
        </w:rPr>
        <w:t>Execute</w:t>
      </w:r>
      <w:proofErr w:type="spellEnd"/>
      <w:r>
        <w:rPr>
          <w:i/>
          <w:lang w:val="hu-HU"/>
        </w:rPr>
        <w:t xml:space="preserve"> Test menüpont</w:t>
      </w:r>
    </w:p>
    <w:p w14:paraId="5B9C69DB" w14:textId="761DC159" w:rsidR="00373E42" w:rsidRDefault="00C0615E" w:rsidP="00E4688B">
      <w:pPr>
        <w:spacing w:before="360" w:line="360" w:lineRule="auto"/>
        <w:jc w:val="both"/>
        <w:rPr>
          <w:sz w:val="24"/>
          <w:szCs w:val="24"/>
          <w:lang w:val="hu-HU"/>
        </w:rPr>
      </w:pPr>
      <w:r>
        <w:rPr>
          <w:sz w:val="24"/>
          <w:szCs w:val="24"/>
          <w:lang w:val="hu-HU"/>
        </w:rPr>
        <w:t>Végezetül az</w:t>
      </w:r>
      <w:r w:rsidR="00373E42">
        <w:rPr>
          <w:sz w:val="24"/>
          <w:szCs w:val="24"/>
          <w:lang w:val="hu-HU"/>
        </w:rPr>
        <w:t xml:space="preserve"> teszteredményeket különböző riportok szerint tudjuk lekérdezni. Az alapvető beépített riportokban pedig meg tudjuk adni, hogy m</w:t>
      </w:r>
      <w:r>
        <w:rPr>
          <w:sz w:val="24"/>
          <w:szCs w:val="24"/>
          <w:lang w:val="hu-HU"/>
        </w:rPr>
        <w:t>ilyen információkat tarta</w:t>
      </w:r>
      <w:r w:rsidR="00373E42">
        <w:rPr>
          <w:sz w:val="24"/>
          <w:szCs w:val="24"/>
          <w:lang w:val="hu-HU"/>
        </w:rPr>
        <w:t>lmazzon (</w:t>
      </w:r>
      <w:del w:id="296" w:author="HUBER, HAJNALKA" w:date="2018-02-26T10:29:00Z">
        <w:r w:rsidR="00373E42" w:rsidDel="00055A2A">
          <w:rPr>
            <w:sz w:val="24"/>
            <w:szCs w:val="24"/>
            <w:lang w:val="hu-HU"/>
          </w:rPr>
          <w:delText>23</w:delText>
        </w:r>
      </w:del>
      <w:ins w:id="297" w:author="HUBER, HAJNALKA" w:date="2018-02-26T10:29:00Z">
        <w:r w:rsidR="00055A2A">
          <w:rPr>
            <w:sz w:val="24"/>
            <w:szCs w:val="24"/>
            <w:lang w:val="hu-HU"/>
          </w:rPr>
          <w:t>24</w:t>
        </w:r>
      </w:ins>
      <w:r w:rsidR="00373E42">
        <w:rPr>
          <w:sz w:val="24"/>
          <w:szCs w:val="24"/>
          <w:lang w:val="hu-HU"/>
        </w:rPr>
        <w:t>. Ábra).</w:t>
      </w:r>
    </w:p>
    <w:p w14:paraId="56453115" w14:textId="1435A42B" w:rsidR="00373E42" w:rsidRDefault="00373E42" w:rsidP="009C6371">
      <w:pPr>
        <w:spacing w:before="360" w:line="360" w:lineRule="auto"/>
        <w:rPr>
          <w:sz w:val="24"/>
          <w:szCs w:val="24"/>
          <w:lang w:val="hu-HU"/>
        </w:rPr>
      </w:pPr>
      <w:r>
        <w:rPr>
          <w:noProof/>
        </w:rPr>
        <w:lastRenderedPageBreak/>
        <w:drawing>
          <wp:inline distT="0" distB="0" distL="0" distR="0" wp14:anchorId="68E7CCF3" wp14:editId="651A6BE4">
            <wp:extent cx="5943600" cy="26447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4775"/>
                    </a:xfrm>
                    <a:prstGeom prst="rect">
                      <a:avLst/>
                    </a:prstGeom>
                  </pic:spPr>
                </pic:pic>
              </a:graphicData>
            </a:graphic>
          </wp:inline>
        </w:drawing>
      </w:r>
      <w:r>
        <w:rPr>
          <w:sz w:val="24"/>
          <w:szCs w:val="24"/>
          <w:lang w:val="hu-HU"/>
        </w:rPr>
        <w:t xml:space="preserve"> </w:t>
      </w:r>
    </w:p>
    <w:p w14:paraId="04CE2593" w14:textId="0E44F80F" w:rsidR="00373E42" w:rsidRDefault="00373E42" w:rsidP="00373E42">
      <w:pPr>
        <w:spacing w:before="360" w:line="360" w:lineRule="auto"/>
        <w:jc w:val="center"/>
        <w:rPr>
          <w:i/>
          <w:lang w:val="hu-HU"/>
        </w:rPr>
      </w:pPr>
      <w:del w:id="298" w:author="HUBER, HAJNALKA" w:date="2018-02-26T10:28:00Z">
        <w:r w:rsidDel="00055A2A">
          <w:rPr>
            <w:i/>
            <w:lang w:val="hu-HU"/>
          </w:rPr>
          <w:delText>23</w:delText>
        </w:r>
      </w:del>
      <w:ins w:id="299" w:author="HUBER, HAJNALKA" w:date="2018-02-26T10:28:00Z">
        <w:r w:rsidR="00055A2A">
          <w:rPr>
            <w:i/>
            <w:lang w:val="hu-HU"/>
          </w:rPr>
          <w:t>2</w:t>
        </w:r>
      </w:ins>
      <w:ins w:id="300" w:author="HUBER, HAJNALKA" w:date="2018-02-26T10:29:00Z">
        <w:r w:rsidR="00055A2A">
          <w:rPr>
            <w:i/>
            <w:lang w:val="hu-HU"/>
          </w:rPr>
          <w:t>4</w:t>
        </w:r>
      </w:ins>
      <w:r>
        <w:rPr>
          <w:i/>
          <w:lang w:val="hu-HU"/>
        </w:rPr>
        <w:t>.</w:t>
      </w:r>
      <w:r w:rsidRPr="007A4CCF">
        <w:rPr>
          <w:i/>
          <w:lang w:val="hu-HU"/>
        </w:rPr>
        <w:t xml:space="preserve">Ábra: </w:t>
      </w:r>
      <w:proofErr w:type="spellStart"/>
      <w:r>
        <w:rPr>
          <w:i/>
          <w:lang w:val="hu-HU"/>
        </w:rPr>
        <w:t>TestLink</w:t>
      </w:r>
      <w:proofErr w:type="spellEnd"/>
      <w:r>
        <w:rPr>
          <w:i/>
          <w:lang w:val="hu-HU"/>
        </w:rPr>
        <w:t xml:space="preserve"> riportok</w:t>
      </w:r>
    </w:p>
    <w:p w14:paraId="37CB1414" w14:textId="757AB03C" w:rsidR="00373E42" w:rsidRPr="009C6371" w:rsidRDefault="00C0615E" w:rsidP="00E4688B">
      <w:pPr>
        <w:spacing w:before="360" w:line="360" w:lineRule="auto"/>
        <w:jc w:val="both"/>
        <w:rPr>
          <w:sz w:val="24"/>
          <w:szCs w:val="24"/>
          <w:lang w:val="hu-HU"/>
        </w:rPr>
      </w:pPr>
      <w:r>
        <w:rPr>
          <w:sz w:val="24"/>
          <w:szCs w:val="24"/>
          <w:lang w:val="hu-HU"/>
        </w:rPr>
        <w:t>A riportokat le lehet menteni, így azokat tovább lehet küldeni</w:t>
      </w:r>
      <w:r w:rsidR="00A24EE7">
        <w:rPr>
          <w:sz w:val="24"/>
          <w:szCs w:val="24"/>
          <w:lang w:val="hu-HU"/>
        </w:rPr>
        <w:t>,</w:t>
      </w:r>
      <w:r>
        <w:rPr>
          <w:sz w:val="24"/>
          <w:szCs w:val="24"/>
          <w:lang w:val="hu-HU"/>
        </w:rPr>
        <w:t xml:space="preserve"> nem kell feltétlenül felhasználónak lenni a programban és később is felhasználhatjuk az így lementett adatokat. </w:t>
      </w:r>
    </w:p>
    <w:p w14:paraId="17C836D9" w14:textId="77777777" w:rsidR="009C6371" w:rsidRDefault="009C6371" w:rsidP="009C6371">
      <w:pPr>
        <w:spacing w:before="360" w:line="360" w:lineRule="auto"/>
        <w:rPr>
          <w:sz w:val="24"/>
          <w:szCs w:val="24"/>
          <w:lang w:val="hu-HU"/>
        </w:rPr>
      </w:pPr>
    </w:p>
    <w:p w14:paraId="54883670" w14:textId="77777777" w:rsidR="00E4688B" w:rsidRDefault="00E4688B" w:rsidP="009C6371">
      <w:pPr>
        <w:spacing w:before="360" w:line="360" w:lineRule="auto"/>
        <w:rPr>
          <w:sz w:val="24"/>
          <w:szCs w:val="24"/>
          <w:lang w:val="hu-HU"/>
        </w:rPr>
      </w:pPr>
    </w:p>
    <w:p w14:paraId="089D54C3" w14:textId="77777777" w:rsidR="00E4688B" w:rsidRDefault="00E4688B" w:rsidP="009C6371">
      <w:pPr>
        <w:spacing w:before="360" w:line="360" w:lineRule="auto"/>
        <w:rPr>
          <w:sz w:val="24"/>
          <w:szCs w:val="24"/>
          <w:lang w:val="hu-HU"/>
        </w:rPr>
      </w:pPr>
    </w:p>
    <w:p w14:paraId="16C969CD" w14:textId="77777777" w:rsidR="00E4688B" w:rsidRDefault="00E4688B" w:rsidP="009C6371">
      <w:pPr>
        <w:spacing w:before="360" w:line="360" w:lineRule="auto"/>
        <w:rPr>
          <w:sz w:val="24"/>
          <w:szCs w:val="24"/>
          <w:lang w:val="hu-HU"/>
        </w:rPr>
      </w:pPr>
    </w:p>
    <w:p w14:paraId="47EC9059" w14:textId="77777777" w:rsidR="00E4688B" w:rsidRDefault="00E4688B" w:rsidP="009C6371">
      <w:pPr>
        <w:spacing w:before="360" w:line="360" w:lineRule="auto"/>
        <w:rPr>
          <w:sz w:val="24"/>
          <w:szCs w:val="24"/>
          <w:lang w:val="hu-HU"/>
        </w:rPr>
      </w:pPr>
    </w:p>
    <w:p w14:paraId="596A8CFC" w14:textId="77777777" w:rsidR="00E4688B" w:rsidRDefault="00E4688B" w:rsidP="009C6371">
      <w:pPr>
        <w:spacing w:before="360" w:line="360" w:lineRule="auto"/>
        <w:rPr>
          <w:sz w:val="24"/>
          <w:szCs w:val="24"/>
          <w:lang w:val="hu-HU"/>
        </w:rPr>
      </w:pPr>
    </w:p>
    <w:p w14:paraId="67AF738A" w14:textId="77777777" w:rsidR="00E4688B" w:rsidRDefault="00E4688B" w:rsidP="009C6371">
      <w:pPr>
        <w:spacing w:before="360" w:line="360" w:lineRule="auto"/>
        <w:rPr>
          <w:sz w:val="24"/>
          <w:szCs w:val="24"/>
          <w:lang w:val="hu-HU"/>
        </w:rPr>
      </w:pPr>
    </w:p>
    <w:p w14:paraId="50F066B9" w14:textId="77777777" w:rsidR="00E4688B" w:rsidRDefault="00E4688B" w:rsidP="009C6371">
      <w:pPr>
        <w:spacing w:before="360" w:line="360" w:lineRule="auto"/>
        <w:rPr>
          <w:sz w:val="24"/>
          <w:szCs w:val="24"/>
          <w:lang w:val="hu-HU"/>
        </w:rPr>
      </w:pPr>
    </w:p>
    <w:p w14:paraId="5F6EC099" w14:textId="0E90653B" w:rsidR="00E4688B" w:rsidRDefault="00E4688B" w:rsidP="00E4688B">
      <w:pPr>
        <w:spacing w:before="360" w:line="360" w:lineRule="auto"/>
        <w:jc w:val="both"/>
        <w:rPr>
          <w:b/>
          <w:bCs/>
          <w:sz w:val="32"/>
          <w:szCs w:val="32"/>
          <w:lang w:val="hu-HU"/>
        </w:rPr>
      </w:pPr>
      <w:r>
        <w:rPr>
          <w:b/>
          <w:bCs/>
          <w:sz w:val="32"/>
          <w:szCs w:val="32"/>
          <w:lang w:val="hu-HU"/>
        </w:rPr>
        <w:lastRenderedPageBreak/>
        <w:t>6</w:t>
      </w:r>
      <w:r w:rsidRPr="00FF3F63">
        <w:rPr>
          <w:b/>
          <w:bCs/>
          <w:sz w:val="32"/>
          <w:szCs w:val="32"/>
          <w:lang w:val="hu-HU"/>
        </w:rPr>
        <w:t>.</w:t>
      </w:r>
      <w:r>
        <w:rPr>
          <w:b/>
          <w:bCs/>
          <w:sz w:val="32"/>
          <w:szCs w:val="32"/>
          <w:lang w:val="hu-HU"/>
        </w:rPr>
        <w:t xml:space="preserve"> Összefoglalás</w:t>
      </w:r>
    </w:p>
    <w:p w14:paraId="5AE61B60" w14:textId="77777777" w:rsidR="00E02168" w:rsidRDefault="00AB1753">
      <w:pPr>
        <w:autoSpaceDE w:val="0"/>
        <w:autoSpaceDN w:val="0"/>
        <w:adjustRightInd w:val="0"/>
        <w:spacing w:before="360" w:line="360" w:lineRule="auto"/>
        <w:ind w:firstLine="284"/>
        <w:jc w:val="both"/>
        <w:rPr>
          <w:ins w:id="301" w:author="HUBER, HAJNALKA" w:date="2018-02-26T11:24:00Z"/>
          <w:rFonts w:cs="Times New Roman"/>
          <w:color w:val="000000"/>
          <w:sz w:val="24"/>
          <w:szCs w:val="24"/>
          <w:lang w:val="hu-HU"/>
        </w:rPr>
      </w:pPr>
      <w:ins w:id="302" w:author="HUBER, HAJNALKA" w:date="2018-02-26T10:51:00Z">
        <w:r>
          <w:rPr>
            <w:rFonts w:cs="Times New Roman"/>
            <w:color w:val="000000"/>
            <w:sz w:val="24"/>
            <w:szCs w:val="24"/>
            <w:lang w:val="hu-HU"/>
          </w:rPr>
          <w:t>Szakdolgozatomban</w:t>
        </w:r>
      </w:ins>
      <w:del w:id="303" w:author="HUBER, HAJNALKA" w:date="2018-02-26T10:51:00Z">
        <w:r w:rsidR="00A24EE7" w:rsidDel="00116D47">
          <w:rPr>
            <w:rFonts w:cs="Times New Roman"/>
            <w:color w:val="000000"/>
            <w:sz w:val="24"/>
            <w:szCs w:val="24"/>
            <w:lang w:val="hu-HU"/>
          </w:rPr>
          <w:delText>Szakdolgozatomban</w:delText>
        </w:r>
      </w:del>
      <w:ins w:id="304" w:author="HUBER, HAJNALKA" w:date="2018-02-26T10:29:00Z">
        <w:r>
          <w:rPr>
            <w:rFonts w:cs="Times New Roman"/>
            <w:color w:val="000000"/>
            <w:sz w:val="24"/>
            <w:szCs w:val="24"/>
            <w:lang w:val="hu-HU"/>
          </w:rPr>
          <w:t xml:space="preserve"> a </w:t>
        </w:r>
        <w:proofErr w:type="spellStart"/>
        <w:r>
          <w:rPr>
            <w:rFonts w:cs="Times New Roman"/>
            <w:color w:val="000000"/>
            <w:sz w:val="24"/>
            <w:szCs w:val="24"/>
            <w:lang w:val="hu-HU"/>
          </w:rPr>
          <w:t>Gmail</w:t>
        </w:r>
        <w:proofErr w:type="spellEnd"/>
        <w:r>
          <w:rPr>
            <w:rFonts w:cs="Times New Roman"/>
            <w:color w:val="000000"/>
            <w:sz w:val="24"/>
            <w:szCs w:val="24"/>
            <w:lang w:val="hu-HU"/>
          </w:rPr>
          <w:t xml:space="preserve"> </w:t>
        </w:r>
        <w:r w:rsidRPr="00AB1753">
          <w:rPr>
            <w:rFonts w:cs="Times New Roman"/>
            <w:b/>
            <w:sz w:val="24"/>
            <w:szCs w:val="24"/>
            <w:lang w:val="hu-HU"/>
            <w:rPrChange w:id="305" w:author="HUBER, HAJNALKA" w:date="2018-02-26T10:57:00Z">
              <w:rPr>
                <w:rFonts w:cs="Times New Roman"/>
                <w:color w:val="000000"/>
                <w:sz w:val="24"/>
                <w:szCs w:val="24"/>
                <w:lang w:val="hu-HU"/>
              </w:rPr>
            </w:rPrChange>
          </w:rPr>
          <w:t>web applikáció automatizált teszt</w:t>
        </w:r>
        <w:r>
          <w:rPr>
            <w:rFonts w:cs="Times New Roman"/>
            <w:color w:val="000000"/>
            <w:sz w:val="24"/>
            <w:szCs w:val="24"/>
            <w:lang w:val="hu-HU"/>
          </w:rPr>
          <w:t>jét valósítottam meg.</w:t>
        </w:r>
      </w:ins>
      <w:ins w:id="306" w:author="HUBER, HAJNALKA" w:date="2018-02-26T10:54:00Z">
        <w:r>
          <w:rPr>
            <w:rFonts w:cs="Times New Roman"/>
            <w:color w:val="000000"/>
            <w:sz w:val="24"/>
            <w:szCs w:val="24"/>
            <w:lang w:val="hu-HU"/>
          </w:rPr>
          <w:t xml:space="preserve"> </w:t>
        </w:r>
        <w:r w:rsidRPr="0027537E">
          <w:rPr>
            <w:rFonts w:cs="Times New Roman"/>
            <w:b/>
            <w:color w:val="000000"/>
            <w:sz w:val="24"/>
            <w:szCs w:val="24"/>
            <w:lang w:val="hu-HU"/>
            <w:rPrChange w:id="307" w:author="HUBER, HAJNALKA" w:date="2018-02-26T11:08:00Z">
              <w:rPr>
                <w:rFonts w:cs="Times New Roman"/>
                <w:color w:val="000000"/>
                <w:sz w:val="24"/>
                <w:szCs w:val="24"/>
                <w:lang w:val="hu-HU"/>
              </w:rPr>
            </w:rPrChange>
          </w:rPr>
          <w:t>Célom</w:t>
        </w:r>
        <w:r>
          <w:rPr>
            <w:rFonts w:cs="Times New Roman"/>
            <w:color w:val="000000"/>
            <w:sz w:val="24"/>
            <w:szCs w:val="24"/>
            <w:lang w:val="hu-HU"/>
          </w:rPr>
          <w:t xml:space="preserve"> </w:t>
        </w:r>
      </w:ins>
      <w:ins w:id="308" w:author="HUBER, HAJNALKA" w:date="2018-02-26T10:56:00Z">
        <w:r>
          <w:rPr>
            <w:rFonts w:cs="Times New Roman"/>
            <w:color w:val="000000"/>
            <w:sz w:val="24"/>
            <w:szCs w:val="24"/>
            <w:lang w:val="hu-HU"/>
          </w:rPr>
          <w:t xml:space="preserve">volt a fejlesztés </w:t>
        </w:r>
      </w:ins>
      <w:ins w:id="309" w:author="HUBER, HAJNALKA" w:date="2018-02-26T10:54:00Z">
        <w:r>
          <w:rPr>
            <w:rFonts w:cs="Times New Roman"/>
            <w:color w:val="000000"/>
            <w:sz w:val="24"/>
            <w:szCs w:val="24"/>
            <w:lang w:val="hu-HU"/>
          </w:rPr>
          <w:t>során, hogy a tesztestek</w:t>
        </w:r>
      </w:ins>
      <w:ins w:id="310" w:author="HUBER, HAJNALKA" w:date="2018-02-26T10:56:00Z">
        <w:r>
          <w:rPr>
            <w:rFonts w:cs="Times New Roman"/>
            <w:color w:val="000000"/>
            <w:sz w:val="24"/>
            <w:szCs w:val="24"/>
            <w:lang w:val="hu-HU"/>
          </w:rPr>
          <w:t xml:space="preserve"> minél inkább egy </w:t>
        </w:r>
        <w:r w:rsidRPr="00AB1753">
          <w:rPr>
            <w:rFonts w:cs="Times New Roman"/>
            <w:b/>
            <w:color w:val="000000"/>
            <w:sz w:val="24"/>
            <w:szCs w:val="24"/>
            <w:lang w:val="hu-HU"/>
            <w:rPrChange w:id="311" w:author="HUBER, HAJNALKA" w:date="2018-02-26T10:57:00Z">
              <w:rPr>
                <w:rFonts w:cs="Times New Roman"/>
                <w:color w:val="000000"/>
                <w:sz w:val="24"/>
                <w:szCs w:val="24"/>
                <w:lang w:val="hu-HU"/>
              </w:rPr>
            </w:rPrChange>
          </w:rPr>
          <w:t>valódi felhasználó lépéseit modellezzék</w:t>
        </w:r>
        <w:r>
          <w:rPr>
            <w:rFonts w:cs="Times New Roman"/>
            <w:color w:val="000000"/>
            <w:sz w:val="24"/>
            <w:szCs w:val="24"/>
            <w:lang w:val="hu-HU"/>
          </w:rPr>
          <w:t xml:space="preserve"> és az elkészült projekt jól </w:t>
        </w:r>
        <w:r w:rsidRPr="00AB1753">
          <w:rPr>
            <w:rFonts w:cs="Times New Roman"/>
            <w:b/>
            <w:color w:val="000000"/>
            <w:sz w:val="24"/>
            <w:szCs w:val="24"/>
            <w:lang w:val="hu-HU"/>
            <w:rPrChange w:id="312" w:author="HUBER, HAJNALKA" w:date="2018-02-26T10:57:00Z">
              <w:rPr>
                <w:rFonts w:cs="Times New Roman"/>
                <w:color w:val="000000"/>
                <w:sz w:val="24"/>
                <w:szCs w:val="24"/>
                <w:lang w:val="hu-HU"/>
              </w:rPr>
            </w:rPrChange>
          </w:rPr>
          <w:t xml:space="preserve">karbantartható </w:t>
        </w:r>
        <w:r>
          <w:rPr>
            <w:rFonts w:cs="Times New Roman"/>
            <w:color w:val="000000"/>
            <w:sz w:val="24"/>
            <w:szCs w:val="24"/>
            <w:lang w:val="hu-HU"/>
          </w:rPr>
          <w:t xml:space="preserve">és könnyen </w:t>
        </w:r>
        <w:r w:rsidRPr="00AB1753">
          <w:rPr>
            <w:rFonts w:cs="Times New Roman"/>
            <w:b/>
            <w:color w:val="000000"/>
            <w:sz w:val="24"/>
            <w:szCs w:val="24"/>
            <w:lang w:val="hu-HU"/>
            <w:rPrChange w:id="313" w:author="HUBER, HAJNALKA" w:date="2018-02-26T10:58:00Z">
              <w:rPr>
                <w:rFonts w:cs="Times New Roman"/>
                <w:color w:val="000000"/>
                <w:sz w:val="24"/>
                <w:szCs w:val="24"/>
                <w:lang w:val="hu-HU"/>
              </w:rPr>
            </w:rPrChange>
          </w:rPr>
          <w:t>bővíthető</w:t>
        </w:r>
        <w:r>
          <w:rPr>
            <w:rFonts w:cs="Times New Roman"/>
            <w:color w:val="000000"/>
            <w:sz w:val="24"/>
            <w:szCs w:val="24"/>
            <w:lang w:val="hu-HU"/>
          </w:rPr>
          <w:t xml:space="preserve"> legyen.</w:t>
        </w:r>
      </w:ins>
      <w:ins w:id="314" w:author="HUBER, HAJNALKA" w:date="2018-02-26T10:57:00Z">
        <w:r>
          <w:rPr>
            <w:rFonts w:cs="Times New Roman"/>
            <w:color w:val="000000"/>
            <w:sz w:val="24"/>
            <w:szCs w:val="24"/>
            <w:lang w:val="hu-HU"/>
          </w:rPr>
          <w:t xml:space="preserve"> </w:t>
        </w:r>
      </w:ins>
    </w:p>
    <w:p w14:paraId="684CAC8B" w14:textId="48B512C2" w:rsidR="00A24EE7" w:rsidRPr="00A24EE7" w:rsidDel="0027537E" w:rsidRDefault="00A24EE7">
      <w:pPr>
        <w:autoSpaceDE w:val="0"/>
        <w:autoSpaceDN w:val="0"/>
        <w:adjustRightInd w:val="0"/>
        <w:spacing w:before="360" w:line="360" w:lineRule="auto"/>
        <w:ind w:firstLine="142"/>
        <w:jc w:val="both"/>
        <w:rPr>
          <w:del w:id="315" w:author="HUBER, HAJNALKA" w:date="2018-02-26T11:02:00Z"/>
          <w:rFonts w:cs="Times New Roman"/>
          <w:color w:val="000000"/>
          <w:sz w:val="24"/>
          <w:szCs w:val="24"/>
          <w:lang w:val="hu-HU"/>
        </w:rPr>
      </w:pPr>
      <w:del w:id="316" w:author="HUBER, HAJNALKA" w:date="2018-02-26T11:02:00Z">
        <w:r w:rsidDel="0027537E">
          <w:rPr>
            <w:rFonts w:cs="Times New Roman"/>
            <w:color w:val="000000"/>
            <w:sz w:val="24"/>
            <w:szCs w:val="24"/>
            <w:lang w:val="hu-HU"/>
          </w:rPr>
          <w:delText xml:space="preserve"> egy olyan </w:delText>
        </w:r>
        <w:r w:rsidRPr="00AB1753" w:rsidDel="0027537E">
          <w:rPr>
            <w:rFonts w:cs="Times New Roman"/>
            <w:b/>
            <w:color w:val="000000"/>
            <w:sz w:val="24"/>
            <w:szCs w:val="24"/>
            <w:lang w:val="hu-HU"/>
            <w:rPrChange w:id="317" w:author="HUBER, HAJNALKA" w:date="2018-02-26T10:58:00Z">
              <w:rPr>
                <w:rFonts w:cs="Times New Roman"/>
                <w:color w:val="000000"/>
                <w:sz w:val="24"/>
                <w:szCs w:val="24"/>
                <w:lang w:val="hu-HU"/>
              </w:rPr>
            </w:rPrChange>
          </w:rPr>
          <w:delText>Selenium WebDriver</w:delText>
        </w:r>
        <w:r w:rsidDel="0027537E">
          <w:rPr>
            <w:rFonts w:cs="Times New Roman"/>
            <w:color w:val="000000"/>
            <w:sz w:val="24"/>
            <w:szCs w:val="24"/>
            <w:lang w:val="hu-HU"/>
          </w:rPr>
          <w:delText xml:space="preserve"> alapú tesztelési projektet hoztam létre, mely a lehető leginkább hasonlít felépítésében és működésében is egy valódi projekthez. Ehhez hoztam létre a szükséges környeztet és struktúrát benne a tesztesetekkel és a metódushalmazzal Java nyelvben.</w:delText>
        </w:r>
      </w:del>
    </w:p>
    <w:p w14:paraId="37870729" w14:textId="77777777" w:rsidR="00F26321" w:rsidRPr="0027537E" w:rsidRDefault="00A24EE7">
      <w:pPr>
        <w:autoSpaceDE w:val="0"/>
        <w:autoSpaceDN w:val="0"/>
        <w:adjustRightInd w:val="0"/>
        <w:spacing w:before="360" w:line="360" w:lineRule="auto"/>
        <w:ind w:firstLine="142"/>
        <w:jc w:val="both"/>
        <w:rPr>
          <w:rFonts w:cs="Times New Roman"/>
          <w:b/>
          <w:color w:val="000000"/>
          <w:sz w:val="24"/>
          <w:szCs w:val="24"/>
          <w:lang w:val="hu-HU"/>
          <w:rPrChange w:id="318" w:author="HUBER, HAJNALKA" w:date="2018-02-26T11:02:00Z">
            <w:rPr>
              <w:rFonts w:cs="Times New Roman"/>
              <w:color w:val="000000"/>
              <w:sz w:val="24"/>
              <w:szCs w:val="24"/>
              <w:lang w:val="hu-HU"/>
            </w:rPr>
          </w:rPrChange>
        </w:rPr>
        <w:pPrChange w:id="319" w:author="HUBER, HAJNALKA" w:date="2018-02-26T11:24:00Z">
          <w:pPr>
            <w:autoSpaceDE w:val="0"/>
            <w:autoSpaceDN w:val="0"/>
            <w:adjustRightInd w:val="0"/>
            <w:spacing w:before="360" w:line="360" w:lineRule="auto"/>
            <w:ind w:firstLine="284"/>
            <w:jc w:val="both"/>
          </w:pPr>
        </w:pPrChange>
      </w:pPr>
      <w:r w:rsidRPr="00A24EE7">
        <w:rPr>
          <w:rFonts w:cs="Times New Roman"/>
          <w:color w:val="000000"/>
          <w:sz w:val="24"/>
          <w:szCs w:val="24"/>
          <w:lang w:val="hu-HU"/>
        </w:rPr>
        <w:t xml:space="preserve">A szakdolgozatom első </w:t>
      </w:r>
      <w:r>
        <w:rPr>
          <w:rFonts w:cs="Times New Roman"/>
          <w:color w:val="000000"/>
          <w:sz w:val="24"/>
          <w:szCs w:val="24"/>
          <w:lang w:val="hu-HU"/>
        </w:rPr>
        <w:t xml:space="preserve">részében </w:t>
      </w:r>
      <w:r w:rsidRPr="00A24EE7">
        <w:rPr>
          <w:rFonts w:cs="Times New Roman"/>
          <w:color w:val="000000"/>
          <w:sz w:val="24"/>
          <w:szCs w:val="24"/>
          <w:lang w:val="hu-HU"/>
        </w:rPr>
        <w:t xml:space="preserve">ismertettem a </w:t>
      </w:r>
      <w:r w:rsidRPr="0027537E">
        <w:rPr>
          <w:rFonts w:cs="Times New Roman"/>
          <w:b/>
          <w:color w:val="000000"/>
          <w:sz w:val="24"/>
          <w:szCs w:val="24"/>
          <w:lang w:val="hu-HU"/>
          <w:rPrChange w:id="320" w:author="HUBER, HAJNALKA" w:date="2018-02-26T11:01:00Z">
            <w:rPr>
              <w:rFonts w:cs="Times New Roman"/>
              <w:color w:val="000000"/>
              <w:sz w:val="24"/>
              <w:szCs w:val="24"/>
              <w:lang w:val="hu-HU"/>
            </w:rPr>
          </w:rPrChange>
        </w:rPr>
        <w:t>tesztelés szempontjából fontos szoftverfejlesztési modelleket</w:t>
      </w:r>
      <w:r>
        <w:rPr>
          <w:rFonts w:cs="Times New Roman"/>
          <w:color w:val="000000"/>
          <w:sz w:val="24"/>
          <w:szCs w:val="24"/>
          <w:lang w:val="hu-HU"/>
        </w:rPr>
        <w:t>,</w:t>
      </w:r>
      <w:r w:rsidRPr="00A24EE7">
        <w:rPr>
          <w:rFonts w:cs="Times New Roman"/>
          <w:color w:val="000000"/>
          <w:sz w:val="24"/>
          <w:szCs w:val="24"/>
          <w:lang w:val="hu-HU"/>
        </w:rPr>
        <w:t xml:space="preserve"> </w:t>
      </w:r>
      <w:r>
        <w:rPr>
          <w:rFonts w:cs="Times New Roman"/>
          <w:color w:val="000000"/>
          <w:sz w:val="24"/>
          <w:szCs w:val="24"/>
          <w:lang w:val="hu-HU"/>
        </w:rPr>
        <w:t>a</w:t>
      </w:r>
      <w:r w:rsidRPr="00A24EE7">
        <w:rPr>
          <w:rFonts w:cs="Times New Roman"/>
          <w:color w:val="000000"/>
          <w:sz w:val="24"/>
          <w:szCs w:val="24"/>
          <w:lang w:val="hu-HU"/>
        </w:rPr>
        <w:t xml:space="preserve"> kezdeti modellektől kezdve a napjainkban használt agilis módszertanokig bezárólag. Ezek előnyeit, hátrányait ütköztettem,</w:t>
      </w:r>
      <w:r>
        <w:rPr>
          <w:rFonts w:cs="Times New Roman"/>
          <w:color w:val="000000"/>
          <w:sz w:val="24"/>
          <w:szCs w:val="24"/>
          <w:lang w:val="hu-HU"/>
        </w:rPr>
        <w:t xml:space="preserve"> majd leírtam, hogy milyen eszközök állnak rendelkezésre kezdetben majd a projekt előrehaladásával milyen </w:t>
      </w:r>
      <w:r w:rsidRPr="0027537E">
        <w:rPr>
          <w:rFonts w:cs="Times New Roman"/>
          <w:b/>
          <w:color w:val="000000"/>
          <w:sz w:val="24"/>
          <w:szCs w:val="24"/>
          <w:lang w:val="hu-HU"/>
          <w:rPrChange w:id="321" w:author="HUBER, HAJNALKA" w:date="2018-02-26T11:02:00Z">
            <w:rPr>
              <w:rFonts w:cs="Times New Roman"/>
              <w:color w:val="000000"/>
              <w:sz w:val="24"/>
              <w:szCs w:val="24"/>
              <w:lang w:val="hu-HU"/>
            </w:rPr>
          </w:rPrChange>
        </w:rPr>
        <w:t xml:space="preserve">bonyolultabb módszertanok alkalmazhatók.  </w:t>
      </w:r>
    </w:p>
    <w:p w14:paraId="60845112" w14:textId="71105E48" w:rsidR="00A24EE7" w:rsidRPr="00A24EE7" w:rsidRDefault="00F26321" w:rsidP="00AB1753">
      <w:pPr>
        <w:autoSpaceDE w:val="0"/>
        <w:autoSpaceDN w:val="0"/>
        <w:adjustRightInd w:val="0"/>
        <w:spacing w:before="360" w:line="360" w:lineRule="auto"/>
        <w:ind w:firstLine="284"/>
        <w:jc w:val="both"/>
        <w:rPr>
          <w:rFonts w:cs="Times New Roman"/>
          <w:color w:val="000000"/>
          <w:sz w:val="24"/>
          <w:szCs w:val="24"/>
          <w:lang w:val="hu-HU"/>
        </w:rPr>
      </w:pPr>
      <w:r>
        <w:rPr>
          <w:rFonts w:cs="Times New Roman"/>
          <w:color w:val="000000"/>
          <w:sz w:val="24"/>
          <w:szCs w:val="24"/>
          <w:lang w:val="hu-HU"/>
        </w:rPr>
        <w:t>A további fejezetekben m</w:t>
      </w:r>
      <w:r w:rsidR="00A24EE7">
        <w:rPr>
          <w:rFonts w:cs="Times New Roman"/>
          <w:color w:val="000000"/>
          <w:sz w:val="24"/>
          <w:szCs w:val="24"/>
          <w:lang w:val="hu-HU"/>
        </w:rPr>
        <w:t>egf</w:t>
      </w:r>
      <w:r>
        <w:rPr>
          <w:rFonts w:cs="Times New Roman"/>
          <w:color w:val="000000"/>
          <w:sz w:val="24"/>
          <w:szCs w:val="24"/>
          <w:lang w:val="hu-HU"/>
        </w:rPr>
        <w:t>ogalmaztam</w:t>
      </w:r>
      <w:r w:rsidR="00A24EE7">
        <w:rPr>
          <w:rFonts w:cs="Times New Roman"/>
          <w:color w:val="000000"/>
          <w:sz w:val="24"/>
          <w:szCs w:val="24"/>
          <w:lang w:val="hu-HU"/>
        </w:rPr>
        <w:t xml:space="preserve"> a </w:t>
      </w:r>
      <w:r w:rsidR="00A24EE7" w:rsidRPr="0027537E">
        <w:rPr>
          <w:rFonts w:cs="Times New Roman"/>
          <w:color w:val="000000"/>
          <w:sz w:val="24"/>
          <w:szCs w:val="24"/>
          <w:lang w:val="hu-HU"/>
        </w:rPr>
        <w:t>szakdolgozatom célját</w:t>
      </w:r>
      <w:r w:rsidR="00A24EE7">
        <w:rPr>
          <w:rFonts w:cs="Times New Roman"/>
          <w:color w:val="000000"/>
          <w:sz w:val="24"/>
          <w:szCs w:val="24"/>
          <w:lang w:val="hu-HU"/>
        </w:rPr>
        <w:t xml:space="preserve"> </w:t>
      </w:r>
      <w:r>
        <w:rPr>
          <w:rFonts w:cs="Times New Roman"/>
          <w:color w:val="000000"/>
          <w:sz w:val="24"/>
          <w:szCs w:val="24"/>
          <w:lang w:val="hu-HU"/>
        </w:rPr>
        <w:t xml:space="preserve">és az </w:t>
      </w:r>
      <w:r w:rsidRPr="0027537E">
        <w:rPr>
          <w:rFonts w:cs="Times New Roman"/>
          <w:b/>
          <w:color w:val="000000"/>
          <w:sz w:val="24"/>
          <w:szCs w:val="24"/>
          <w:lang w:val="hu-HU"/>
          <w:rPrChange w:id="322" w:author="HUBER, HAJNALKA" w:date="2018-02-26T11:08:00Z">
            <w:rPr>
              <w:rFonts w:cs="Times New Roman"/>
              <w:color w:val="000000"/>
              <w:sz w:val="24"/>
              <w:szCs w:val="24"/>
              <w:lang w:val="hu-HU"/>
            </w:rPr>
          </w:rPrChange>
        </w:rPr>
        <w:t>automatizált regressziós célú tesztek</w:t>
      </w:r>
      <w:r>
        <w:rPr>
          <w:rFonts w:cs="Times New Roman"/>
          <w:color w:val="000000"/>
          <w:sz w:val="24"/>
          <w:szCs w:val="24"/>
          <w:lang w:val="hu-HU"/>
        </w:rPr>
        <w:t xml:space="preserve"> előnyeit</w:t>
      </w:r>
      <w:ins w:id="323" w:author="HUBER, HAJNALKA" w:date="2018-02-26T10:59:00Z">
        <w:r w:rsidR="00AB1753">
          <w:rPr>
            <w:rFonts w:cs="Times New Roman"/>
            <w:color w:val="000000"/>
            <w:sz w:val="24"/>
            <w:szCs w:val="24"/>
            <w:lang w:val="hu-HU"/>
          </w:rPr>
          <w:t xml:space="preserve">. Ezek után </w:t>
        </w:r>
        <w:r w:rsidR="00AB1753" w:rsidRPr="00AB1753">
          <w:rPr>
            <w:rFonts w:cs="Times New Roman"/>
            <w:b/>
            <w:sz w:val="24"/>
            <w:szCs w:val="24"/>
            <w:lang w:val="hu-HU"/>
            <w:rPrChange w:id="324" w:author="HUBER, HAJNALKA" w:date="2018-02-26T11:00:00Z">
              <w:rPr>
                <w:rFonts w:cs="Times New Roman"/>
                <w:color w:val="000000"/>
                <w:sz w:val="24"/>
                <w:szCs w:val="24"/>
                <w:lang w:val="hu-HU"/>
              </w:rPr>
            </w:rPrChange>
          </w:rPr>
          <w:t>leírást adtam a kiválasztott eszközökről és indokoltam</w:t>
        </w:r>
        <w:r w:rsidR="00AB1753" w:rsidRPr="00AB1753">
          <w:rPr>
            <w:rFonts w:cs="Times New Roman"/>
            <w:b/>
            <w:color w:val="000000"/>
            <w:sz w:val="24"/>
            <w:szCs w:val="24"/>
            <w:lang w:val="hu-HU"/>
            <w:rPrChange w:id="325" w:author="HUBER, HAJNALKA" w:date="2018-02-26T11:00:00Z">
              <w:rPr>
                <w:rFonts w:cs="Times New Roman"/>
                <w:color w:val="000000"/>
                <w:sz w:val="24"/>
                <w:szCs w:val="24"/>
                <w:lang w:val="hu-HU"/>
              </w:rPr>
            </w:rPrChange>
          </w:rPr>
          <w:t>,</w:t>
        </w:r>
        <w:r w:rsidR="00AB1753">
          <w:rPr>
            <w:rFonts w:cs="Times New Roman"/>
            <w:color w:val="000000"/>
            <w:sz w:val="24"/>
            <w:szCs w:val="24"/>
            <w:lang w:val="hu-HU"/>
          </w:rPr>
          <w:t xml:space="preserve"> hogy miért</w:t>
        </w:r>
      </w:ins>
      <w:ins w:id="326" w:author="HUBER, HAJNALKA" w:date="2018-02-26T11:03:00Z">
        <w:r w:rsidR="0027537E">
          <w:rPr>
            <w:rFonts w:cs="Times New Roman"/>
            <w:color w:val="000000"/>
            <w:sz w:val="24"/>
            <w:szCs w:val="24"/>
            <w:lang w:val="hu-HU"/>
          </w:rPr>
          <w:t xml:space="preserve"> ezen</w:t>
        </w:r>
      </w:ins>
      <w:ins w:id="327" w:author="HUBER, HAJNALKA" w:date="2018-02-26T10:59:00Z">
        <w:r w:rsidR="00AB1753">
          <w:rPr>
            <w:rFonts w:cs="Times New Roman"/>
            <w:color w:val="000000"/>
            <w:sz w:val="24"/>
            <w:szCs w:val="24"/>
            <w:lang w:val="hu-HU"/>
          </w:rPr>
          <w:t xml:space="preserve"> eszközök mellett döntöttem.</w:t>
        </w:r>
      </w:ins>
      <w:ins w:id="328" w:author="HUBER, HAJNALKA" w:date="2018-02-26T11:02:00Z">
        <w:r w:rsidR="0027537E">
          <w:rPr>
            <w:rFonts w:cs="Times New Roman"/>
            <w:color w:val="000000"/>
            <w:sz w:val="24"/>
            <w:szCs w:val="24"/>
            <w:lang w:val="hu-HU"/>
          </w:rPr>
          <w:t xml:space="preserve"> Célomnak </w:t>
        </w:r>
      </w:ins>
      <w:ins w:id="329" w:author="HUBER, HAJNALKA" w:date="2018-02-26T11:04:00Z">
        <w:r w:rsidR="0027537E">
          <w:rPr>
            <w:rFonts w:cs="Times New Roman"/>
            <w:color w:val="000000"/>
            <w:sz w:val="24"/>
            <w:szCs w:val="24"/>
            <w:lang w:val="hu-HU"/>
          </w:rPr>
          <w:t>leginkább</w:t>
        </w:r>
      </w:ins>
      <w:ins w:id="330" w:author="HUBER, HAJNALKA" w:date="2018-02-26T11:02:00Z">
        <w:r w:rsidR="0027537E">
          <w:rPr>
            <w:rFonts w:cs="Times New Roman"/>
            <w:color w:val="000000"/>
            <w:sz w:val="24"/>
            <w:szCs w:val="24"/>
            <w:lang w:val="hu-HU"/>
          </w:rPr>
          <w:t xml:space="preserve"> a </w:t>
        </w:r>
        <w:r w:rsidR="0027537E" w:rsidRPr="0027537E">
          <w:rPr>
            <w:rFonts w:cs="Times New Roman"/>
            <w:b/>
            <w:color w:val="000000"/>
            <w:sz w:val="24"/>
            <w:szCs w:val="24"/>
            <w:lang w:val="hu-HU"/>
            <w:rPrChange w:id="331" w:author="HUBER, HAJNALKA" w:date="2018-02-26T11:05:00Z">
              <w:rPr>
                <w:rFonts w:cs="Times New Roman"/>
                <w:color w:val="000000"/>
                <w:sz w:val="24"/>
                <w:szCs w:val="24"/>
                <w:lang w:val="hu-HU"/>
              </w:rPr>
            </w:rPrChange>
          </w:rPr>
          <w:t>Selenium Webdriver</w:t>
        </w:r>
        <w:r w:rsidR="0027537E">
          <w:rPr>
            <w:rFonts w:cs="Times New Roman"/>
            <w:color w:val="000000"/>
            <w:sz w:val="24"/>
            <w:szCs w:val="24"/>
            <w:lang w:val="hu-HU"/>
          </w:rPr>
          <w:t xml:space="preserve"> által nyújtott lehetőségek </w:t>
        </w:r>
        <w:proofErr w:type="spellStart"/>
        <w:r w:rsidR="0027537E" w:rsidRPr="0027537E">
          <w:rPr>
            <w:rFonts w:cs="Times New Roman"/>
            <w:b/>
            <w:color w:val="000000"/>
            <w:sz w:val="24"/>
            <w:szCs w:val="24"/>
            <w:lang w:val="hu-HU"/>
            <w:rPrChange w:id="332" w:author="HUBER, HAJNALKA" w:date="2018-02-26T11:05:00Z">
              <w:rPr>
                <w:rFonts w:cs="Times New Roman"/>
                <w:color w:val="000000"/>
                <w:sz w:val="24"/>
                <w:szCs w:val="24"/>
                <w:lang w:val="hu-HU"/>
              </w:rPr>
            </w:rPrChange>
          </w:rPr>
          <w:t>Eclipseben</w:t>
        </w:r>
        <w:proofErr w:type="spellEnd"/>
        <w:r w:rsidR="0027537E">
          <w:rPr>
            <w:rFonts w:cs="Times New Roman"/>
            <w:color w:val="000000"/>
            <w:sz w:val="24"/>
            <w:szCs w:val="24"/>
            <w:lang w:val="hu-HU"/>
          </w:rPr>
          <w:t xml:space="preserve"> történő megvalósítása felelt meg.</w:t>
        </w:r>
      </w:ins>
      <w:ins w:id="333" w:author="HUBER, HAJNALKA" w:date="2018-02-26T11:03:00Z">
        <w:r w:rsidR="0027537E">
          <w:rPr>
            <w:rFonts w:cs="Times New Roman"/>
            <w:color w:val="000000"/>
            <w:sz w:val="24"/>
            <w:szCs w:val="24"/>
            <w:lang w:val="hu-HU"/>
          </w:rPr>
          <w:t xml:space="preserve"> A kódban történt változtatások figyelemmel </w:t>
        </w:r>
      </w:ins>
      <w:ins w:id="334" w:author="HUBER, HAJNALKA" w:date="2018-02-26T11:05:00Z">
        <w:r w:rsidR="0027537E">
          <w:rPr>
            <w:rFonts w:cs="Times New Roman"/>
            <w:color w:val="000000"/>
            <w:sz w:val="24"/>
            <w:szCs w:val="24"/>
            <w:lang w:val="hu-HU"/>
          </w:rPr>
          <w:t>kísérése</w:t>
        </w:r>
      </w:ins>
      <w:ins w:id="335" w:author="HUBER, HAJNALKA" w:date="2018-02-26T11:03:00Z">
        <w:r w:rsidR="0027537E">
          <w:rPr>
            <w:rFonts w:cs="Times New Roman"/>
            <w:color w:val="000000"/>
            <w:sz w:val="24"/>
            <w:szCs w:val="24"/>
            <w:lang w:val="hu-HU"/>
          </w:rPr>
          <w:t xml:space="preserve"> </w:t>
        </w:r>
        <w:proofErr w:type="spellStart"/>
        <w:r w:rsidR="0027537E" w:rsidRPr="0027537E">
          <w:rPr>
            <w:rFonts w:cs="Times New Roman"/>
            <w:b/>
            <w:color w:val="000000"/>
            <w:sz w:val="24"/>
            <w:szCs w:val="24"/>
            <w:lang w:val="hu-HU"/>
            <w:rPrChange w:id="336" w:author="HUBER, HAJNALKA" w:date="2018-02-26T11:05:00Z">
              <w:rPr>
                <w:rFonts w:cs="Times New Roman"/>
                <w:color w:val="000000"/>
                <w:sz w:val="24"/>
                <w:szCs w:val="24"/>
                <w:lang w:val="hu-HU"/>
              </w:rPr>
            </w:rPrChange>
          </w:rPr>
          <w:t>Git</w:t>
        </w:r>
        <w:proofErr w:type="spellEnd"/>
        <w:r w:rsidR="0027537E">
          <w:rPr>
            <w:rFonts w:cs="Times New Roman"/>
            <w:color w:val="000000"/>
            <w:sz w:val="24"/>
            <w:szCs w:val="24"/>
            <w:lang w:val="hu-HU"/>
          </w:rPr>
          <w:t xml:space="preserve"> verzió követő rendszert használtam.</w:t>
        </w:r>
      </w:ins>
      <w:ins w:id="337" w:author="HUBER, HAJNALKA" w:date="2018-02-26T11:04:00Z">
        <w:r w:rsidR="0027537E">
          <w:rPr>
            <w:rFonts w:cs="Times New Roman"/>
            <w:color w:val="000000"/>
            <w:sz w:val="24"/>
            <w:szCs w:val="24"/>
            <w:lang w:val="hu-HU"/>
          </w:rPr>
          <w:t xml:space="preserve"> A kész projekt futtatása után kapott eredményeket pedig a </w:t>
        </w:r>
        <w:proofErr w:type="spellStart"/>
        <w:r w:rsidR="0027537E" w:rsidRPr="0027537E">
          <w:rPr>
            <w:rFonts w:cs="Times New Roman"/>
            <w:b/>
            <w:color w:val="000000"/>
            <w:sz w:val="24"/>
            <w:szCs w:val="24"/>
            <w:lang w:val="hu-HU"/>
            <w:rPrChange w:id="338" w:author="HUBER, HAJNALKA" w:date="2018-02-26T11:05:00Z">
              <w:rPr>
                <w:rFonts w:cs="Times New Roman"/>
                <w:color w:val="000000"/>
                <w:sz w:val="24"/>
                <w:szCs w:val="24"/>
                <w:lang w:val="hu-HU"/>
              </w:rPr>
            </w:rPrChange>
          </w:rPr>
          <w:t>TestLink</w:t>
        </w:r>
        <w:proofErr w:type="spellEnd"/>
        <w:r w:rsidR="0027537E" w:rsidRPr="0027537E">
          <w:rPr>
            <w:rFonts w:cs="Times New Roman"/>
            <w:b/>
            <w:color w:val="000000"/>
            <w:sz w:val="24"/>
            <w:szCs w:val="24"/>
            <w:lang w:val="hu-HU"/>
            <w:rPrChange w:id="339" w:author="HUBER, HAJNALKA" w:date="2018-02-26T11:05:00Z">
              <w:rPr>
                <w:rFonts w:cs="Times New Roman"/>
                <w:color w:val="000000"/>
                <w:sz w:val="24"/>
                <w:szCs w:val="24"/>
                <w:lang w:val="hu-HU"/>
              </w:rPr>
            </w:rPrChange>
          </w:rPr>
          <w:t xml:space="preserve"> </w:t>
        </w:r>
        <w:r w:rsidR="0027537E">
          <w:rPr>
            <w:rFonts w:cs="Times New Roman"/>
            <w:color w:val="000000"/>
            <w:sz w:val="24"/>
            <w:szCs w:val="24"/>
            <w:lang w:val="hu-HU"/>
          </w:rPr>
          <w:t xml:space="preserve">management eszközön keresztül lehet monitorozni. </w:t>
        </w:r>
      </w:ins>
      <w:ins w:id="340" w:author="HUBER, HAJNALKA" w:date="2018-02-26T11:02:00Z">
        <w:r w:rsidR="0027537E">
          <w:rPr>
            <w:rFonts w:cs="Times New Roman"/>
            <w:color w:val="000000"/>
            <w:sz w:val="24"/>
            <w:szCs w:val="24"/>
            <w:lang w:val="hu-HU"/>
          </w:rPr>
          <w:t xml:space="preserve"> </w:t>
        </w:r>
      </w:ins>
      <w:ins w:id="341" w:author="HUBER, HAJNALKA" w:date="2018-02-26T10:59:00Z">
        <w:r w:rsidR="00AB1753">
          <w:rPr>
            <w:rFonts w:cs="Times New Roman"/>
            <w:color w:val="000000"/>
            <w:sz w:val="24"/>
            <w:szCs w:val="24"/>
            <w:lang w:val="hu-HU"/>
          </w:rPr>
          <w:t xml:space="preserve"> </w:t>
        </w:r>
      </w:ins>
      <w:del w:id="342" w:author="HUBER, HAJNALKA" w:date="2018-02-26T10:59:00Z">
        <w:r w:rsidDel="00AB1753">
          <w:rPr>
            <w:rFonts w:cs="Times New Roman"/>
            <w:color w:val="000000"/>
            <w:sz w:val="24"/>
            <w:szCs w:val="24"/>
            <w:lang w:val="hu-HU"/>
          </w:rPr>
          <w:delText xml:space="preserve"> majd</w:delText>
        </w:r>
        <w:r w:rsidR="00A24EE7" w:rsidDel="00AB1753">
          <w:rPr>
            <w:rFonts w:cs="Times New Roman"/>
            <w:color w:val="000000"/>
            <w:sz w:val="24"/>
            <w:szCs w:val="24"/>
            <w:lang w:val="hu-HU"/>
          </w:rPr>
          <w:delText xml:space="preserve"> ismertet</w:delText>
        </w:r>
        <w:r w:rsidDel="00AB1753">
          <w:rPr>
            <w:rFonts w:cs="Times New Roman"/>
            <w:color w:val="000000"/>
            <w:sz w:val="24"/>
            <w:szCs w:val="24"/>
            <w:lang w:val="hu-HU"/>
          </w:rPr>
          <w:delText>tem az kiválasztott eszközöket és részleteztem az projekt struktúráját</w:delText>
        </w:r>
        <w:r w:rsidR="00A24EE7" w:rsidDel="00AB1753">
          <w:rPr>
            <w:rFonts w:cs="Times New Roman"/>
            <w:color w:val="000000"/>
            <w:sz w:val="24"/>
            <w:szCs w:val="24"/>
            <w:lang w:val="hu-HU"/>
          </w:rPr>
          <w:delText xml:space="preserve">. </w:delText>
        </w:r>
      </w:del>
      <w:r>
        <w:rPr>
          <w:rFonts w:cs="Times New Roman"/>
          <w:color w:val="000000"/>
          <w:sz w:val="24"/>
          <w:szCs w:val="24"/>
          <w:lang w:val="hu-HU"/>
        </w:rPr>
        <w:t xml:space="preserve">Leírtam a webes alapú automatizált tesztelésnél </w:t>
      </w:r>
      <w:r w:rsidRPr="00AB1753">
        <w:rPr>
          <w:rFonts w:cs="Times New Roman"/>
          <w:b/>
          <w:color w:val="000000"/>
          <w:sz w:val="24"/>
          <w:szCs w:val="24"/>
          <w:lang w:val="hu-HU"/>
          <w:rPrChange w:id="343" w:author="HUBER, HAJNALKA" w:date="2018-02-26T11:00:00Z">
            <w:rPr>
              <w:rFonts w:cs="Times New Roman"/>
              <w:color w:val="000000"/>
              <w:sz w:val="24"/>
              <w:szCs w:val="24"/>
              <w:lang w:val="hu-HU"/>
            </w:rPr>
          </w:rPrChange>
        </w:rPr>
        <w:t xml:space="preserve">használható </w:t>
      </w:r>
      <w:r w:rsidR="00A24EE7" w:rsidRPr="00AB1753">
        <w:rPr>
          <w:rFonts w:cs="Times New Roman"/>
          <w:b/>
          <w:color w:val="000000"/>
          <w:sz w:val="24"/>
          <w:szCs w:val="24"/>
          <w:lang w:val="hu-HU"/>
          <w:rPrChange w:id="344" w:author="HUBER, HAJNALKA" w:date="2018-02-26T11:00:00Z">
            <w:rPr>
              <w:rFonts w:cs="Times New Roman"/>
              <w:color w:val="000000"/>
              <w:sz w:val="24"/>
              <w:szCs w:val="24"/>
              <w:lang w:val="hu-HU"/>
            </w:rPr>
          </w:rPrChange>
        </w:rPr>
        <w:t>módszereket</w:t>
      </w:r>
      <w:r w:rsidR="00A24EE7">
        <w:rPr>
          <w:rFonts w:cs="Times New Roman"/>
          <w:color w:val="000000"/>
          <w:sz w:val="24"/>
          <w:szCs w:val="24"/>
          <w:lang w:val="hu-HU"/>
        </w:rPr>
        <w:t>, amiket az i</w:t>
      </w:r>
      <w:r>
        <w:rPr>
          <w:rFonts w:cs="Times New Roman"/>
          <w:color w:val="000000"/>
          <w:sz w:val="24"/>
          <w:szCs w:val="24"/>
          <w:lang w:val="hu-HU"/>
        </w:rPr>
        <w:t>mplementáció során alkalmaztam</w:t>
      </w:r>
      <w:ins w:id="345" w:author="HUBER, HAJNALKA" w:date="2018-02-26T11:05:00Z">
        <w:r w:rsidR="0027537E">
          <w:rPr>
            <w:rFonts w:cs="Times New Roman"/>
            <w:color w:val="000000"/>
            <w:sz w:val="24"/>
            <w:szCs w:val="24"/>
            <w:lang w:val="hu-HU"/>
          </w:rPr>
          <w:t xml:space="preserve">, így a </w:t>
        </w:r>
      </w:ins>
      <w:ins w:id="346" w:author="HUBER, HAJNALKA" w:date="2018-02-26T11:06:00Z">
        <w:r w:rsidR="0027537E">
          <w:rPr>
            <w:rFonts w:cs="Times New Roman"/>
            <w:color w:val="000000"/>
            <w:sz w:val="24"/>
            <w:szCs w:val="24"/>
            <w:lang w:val="hu-HU"/>
          </w:rPr>
          <w:t>tesztek fejlesztése</w:t>
        </w:r>
      </w:ins>
      <w:ins w:id="347" w:author="HUBER, HAJNALKA" w:date="2018-02-26T11:05:00Z">
        <w:r w:rsidR="0027537E">
          <w:rPr>
            <w:rFonts w:cs="Times New Roman"/>
            <w:color w:val="000000"/>
            <w:sz w:val="24"/>
            <w:szCs w:val="24"/>
            <w:lang w:val="hu-HU"/>
          </w:rPr>
          <w:t xml:space="preserve"> a </w:t>
        </w:r>
        <w:proofErr w:type="spellStart"/>
        <w:r w:rsidR="0027537E" w:rsidRPr="0027537E">
          <w:rPr>
            <w:rFonts w:cs="Times New Roman"/>
            <w:b/>
            <w:color w:val="000000"/>
            <w:sz w:val="24"/>
            <w:szCs w:val="24"/>
            <w:lang w:val="hu-HU"/>
            <w:rPrChange w:id="348" w:author="HUBER, HAJNALKA" w:date="2018-02-26T11:06:00Z">
              <w:rPr>
                <w:rFonts w:cs="Times New Roman"/>
                <w:color w:val="000000"/>
                <w:sz w:val="24"/>
                <w:szCs w:val="24"/>
                <w:lang w:val="hu-HU"/>
              </w:rPr>
            </w:rPrChange>
          </w:rPr>
          <w:t>Page</w:t>
        </w:r>
        <w:proofErr w:type="spellEnd"/>
        <w:r w:rsidR="0027537E" w:rsidRPr="0027537E">
          <w:rPr>
            <w:rFonts w:cs="Times New Roman"/>
            <w:b/>
            <w:color w:val="000000"/>
            <w:sz w:val="24"/>
            <w:szCs w:val="24"/>
            <w:lang w:val="hu-HU"/>
            <w:rPrChange w:id="349" w:author="HUBER, HAJNALKA" w:date="2018-02-26T11:06:00Z">
              <w:rPr>
                <w:rFonts w:cs="Times New Roman"/>
                <w:color w:val="000000"/>
                <w:sz w:val="24"/>
                <w:szCs w:val="24"/>
                <w:lang w:val="hu-HU"/>
              </w:rPr>
            </w:rPrChange>
          </w:rPr>
          <w:t xml:space="preserve"> </w:t>
        </w:r>
        <w:proofErr w:type="spellStart"/>
        <w:r w:rsidR="0027537E" w:rsidRPr="0027537E">
          <w:rPr>
            <w:rFonts w:cs="Times New Roman"/>
            <w:b/>
            <w:color w:val="000000"/>
            <w:sz w:val="24"/>
            <w:szCs w:val="24"/>
            <w:lang w:val="hu-HU"/>
            <w:rPrChange w:id="350" w:author="HUBER, HAJNALKA" w:date="2018-02-26T11:06:00Z">
              <w:rPr>
                <w:rFonts w:cs="Times New Roman"/>
                <w:color w:val="000000"/>
                <w:sz w:val="24"/>
                <w:szCs w:val="24"/>
                <w:lang w:val="hu-HU"/>
              </w:rPr>
            </w:rPrChange>
          </w:rPr>
          <w:t>Object</w:t>
        </w:r>
        <w:proofErr w:type="spellEnd"/>
        <w:r w:rsidR="0027537E" w:rsidRPr="0027537E">
          <w:rPr>
            <w:rFonts w:cs="Times New Roman"/>
            <w:b/>
            <w:color w:val="000000"/>
            <w:sz w:val="24"/>
            <w:szCs w:val="24"/>
            <w:lang w:val="hu-HU"/>
            <w:rPrChange w:id="351" w:author="HUBER, HAJNALKA" w:date="2018-02-26T11:06:00Z">
              <w:rPr>
                <w:rFonts w:cs="Times New Roman"/>
                <w:color w:val="000000"/>
                <w:sz w:val="24"/>
                <w:szCs w:val="24"/>
                <w:lang w:val="hu-HU"/>
              </w:rPr>
            </w:rPrChange>
          </w:rPr>
          <w:t xml:space="preserve"> minta</w:t>
        </w:r>
        <w:r w:rsidR="0027537E">
          <w:rPr>
            <w:rFonts w:cs="Times New Roman"/>
            <w:color w:val="000000"/>
            <w:sz w:val="24"/>
            <w:szCs w:val="24"/>
            <w:lang w:val="hu-HU"/>
          </w:rPr>
          <w:t xml:space="preserve"> alapján készült el.</w:t>
        </w:r>
      </w:ins>
      <w:ins w:id="352" w:author="HUBER, HAJNALKA" w:date="2018-02-26T11:06:00Z">
        <w:r w:rsidR="0027537E">
          <w:rPr>
            <w:rFonts w:cs="Times New Roman"/>
            <w:color w:val="000000"/>
            <w:sz w:val="24"/>
            <w:szCs w:val="24"/>
            <w:lang w:val="hu-HU"/>
          </w:rPr>
          <w:t xml:space="preserve"> </w:t>
        </w:r>
      </w:ins>
      <w:r>
        <w:rPr>
          <w:rFonts w:cs="Times New Roman"/>
          <w:color w:val="000000"/>
          <w:sz w:val="24"/>
          <w:szCs w:val="24"/>
          <w:lang w:val="hu-HU"/>
        </w:rPr>
        <w:t xml:space="preserve"> </w:t>
      </w:r>
      <w:del w:id="353" w:author="HUBER, HAJNALKA" w:date="2018-02-26T11:06:00Z">
        <w:r w:rsidDel="0027537E">
          <w:rPr>
            <w:rFonts w:cs="Times New Roman"/>
            <w:color w:val="000000"/>
            <w:sz w:val="24"/>
            <w:szCs w:val="24"/>
            <w:lang w:val="hu-HU"/>
          </w:rPr>
          <w:delText>valamint r</w:delText>
        </w:r>
        <w:r w:rsidR="00A24EE7" w:rsidDel="0027537E">
          <w:rPr>
            <w:rFonts w:cs="Times New Roman"/>
            <w:color w:val="000000"/>
            <w:sz w:val="24"/>
            <w:szCs w:val="24"/>
            <w:lang w:val="hu-HU"/>
          </w:rPr>
          <w:delText>észletezetem a Selenium WebDriver adta lehetőségeket.</w:delText>
        </w:r>
        <w:r w:rsidR="00A24EE7" w:rsidRPr="00A24EE7" w:rsidDel="0027537E">
          <w:rPr>
            <w:rFonts w:cs="Times New Roman"/>
            <w:color w:val="000000"/>
            <w:sz w:val="24"/>
            <w:szCs w:val="24"/>
            <w:lang w:val="hu-HU"/>
          </w:rPr>
          <w:delText xml:space="preserve"> </w:delText>
        </w:r>
      </w:del>
    </w:p>
    <w:p w14:paraId="57DE71EF" w14:textId="2480C2A1" w:rsidR="00CD0636" w:rsidRDefault="00F26321" w:rsidP="007F7B6B">
      <w:pPr>
        <w:spacing w:before="360" w:line="360" w:lineRule="auto"/>
        <w:ind w:firstLine="284"/>
        <w:jc w:val="both"/>
        <w:rPr>
          <w:sz w:val="24"/>
          <w:szCs w:val="24"/>
          <w:lang w:val="hu-HU"/>
        </w:rPr>
      </w:pPr>
      <w:r>
        <w:rPr>
          <w:sz w:val="24"/>
          <w:szCs w:val="24"/>
          <w:lang w:val="hu-HU"/>
        </w:rPr>
        <w:t xml:space="preserve">A dolgozat utolsó fejezeteiben részleteztem a </w:t>
      </w:r>
      <w:r w:rsidRPr="00AB1753">
        <w:rPr>
          <w:b/>
          <w:sz w:val="24"/>
          <w:szCs w:val="24"/>
          <w:lang w:val="hu-HU"/>
          <w:rPrChange w:id="354" w:author="HUBER, HAJNALKA" w:date="2018-02-26T11:01:00Z">
            <w:rPr>
              <w:sz w:val="24"/>
              <w:szCs w:val="24"/>
              <w:lang w:val="hu-HU"/>
            </w:rPr>
          </w:rPrChange>
        </w:rPr>
        <w:t>projekt kialakítását és működését</w:t>
      </w:r>
      <w:r>
        <w:rPr>
          <w:sz w:val="24"/>
          <w:szCs w:val="24"/>
          <w:lang w:val="hu-HU"/>
        </w:rPr>
        <w:t xml:space="preserve">. </w:t>
      </w:r>
      <w:del w:id="355" w:author="HUBER, HAJNALKA" w:date="2018-02-26T11:07:00Z">
        <w:r w:rsidDel="0027537E">
          <w:rPr>
            <w:sz w:val="24"/>
            <w:szCs w:val="24"/>
            <w:lang w:val="hu-HU"/>
          </w:rPr>
          <w:delText xml:space="preserve">Sok ábrával </w:delText>
        </w:r>
      </w:del>
      <w:ins w:id="356" w:author="HUBER, HAJNALKA" w:date="2018-02-26T11:07:00Z">
        <w:r w:rsidR="0027537E">
          <w:rPr>
            <w:sz w:val="24"/>
            <w:szCs w:val="24"/>
            <w:lang w:val="hu-HU"/>
          </w:rPr>
          <w:t xml:space="preserve">Ábrákkal </w:t>
        </w:r>
      </w:ins>
      <w:r>
        <w:rPr>
          <w:sz w:val="24"/>
          <w:szCs w:val="24"/>
          <w:lang w:val="hu-HU"/>
        </w:rPr>
        <w:t xml:space="preserve">és kódrészletekkel igyekeztem </w:t>
      </w:r>
      <w:r w:rsidRPr="0027537E">
        <w:rPr>
          <w:b/>
          <w:sz w:val="24"/>
          <w:szCs w:val="24"/>
          <w:lang w:val="hu-HU"/>
          <w:rPrChange w:id="357" w:author="HUBER, HAJNALKA" w:date="2018-02-26T11:07:00Z">
            <w:rPr>
              <w:sz w:val="24"/>
              <w:szCs w:val="24"/>
              <w:lang w:val="hu-HU"/>
            </w:rPr>
          </w:rPrChange>
        </w:rPr>
        <w:t>informatív</w:t>
      </w:r>
      <w:r>
        <w:rPr>
          <w:sz w:val="24"/>
          <w:szCs w:val="24"/>
          <w:lang w:val="hu-HU"/>
        </w:rPr>
        <w:t xml:space="preserve">vá tenni a </w:t>
      </w:r>
      <w:r w:rsidRPr="0027537E">
        <w:rPr>
          <w:b/>
          <w:sz w:val="24"/>
          <w:szCs w:val="24"/>
          <w:lang w:val="hu-HU"/>
          <w:rPrChange w:id="358" w:author="HUBER, HAJNALKA" w:date="2018-02-26T11:07:00Z">
            <w:rPr>
              <w:sz w:val="24"/>
              <w:szCs w:val="24"/>
              <w:lang w:val="hu-HU"/>
            </w:rPr>
          </w:rPrChange>
        </w:rPr>
        <w:t>leírások</w:t>
      </w:r>
      <w:r>
        <w:rPr>
          <w:sz w:val="24"/>
          <w:szCs w:val="24"/>
          <w:lang w:val="hu-HU"/>
        </w:rPr>
        <w:t xml:space="preserve">at. Kifejtettem, hogy a </w:t>
      </w:r>
      <w:r w:rsidRPr="0027537E">
        <w:rPr>
          <w:b/>
          <w:sz w:val="24"/>
          <w:szCs w:val="24"/>
          <w:lang w:val="hu-HU"/>
          <w:rPrChange w:id="359" w:author="HUBER, HAJNALKA" w:date="2018-02-26T11:07:00Z">
            <w:rPr>
              <w:sz w:val="24"/>
              <w:szCs w:val="24"/>
              <w:lang w:val="hu-HU"/>
            </w:rPr>
          </w:rPrChange>
        </w:rPr>
        <w:t>kiválasztott eszközök hogyan működnek együtt</w:t>
      </w:r>
      <w:r>
        <w:rPr>
          <w:sz w:val="24"/>
          <w:szCs w:val="24"/>
          <w:lang w:val="hu-HU"/>
        </w:rPr>
        <w:t xml:space="preserve"> és hogyan használható egy </w:t>
      </w:r>
      <w:r w:rsidRPr="0027537E">
        <w:rPr>
          <w:sz w:val="24"/>
          <w:szCs w:val="24"/>
          <w:lang w:val="hu-HU"/>
        </w:rPr>
        <w:t>teszt management eszköz</w:t>
      </w:r>
      <w:r>
        <w:rPr>
          <w:sz w:val="24"/>
          <w:szCs w:val="24"/>
          <w:lang w:val="hu-HU"/>
        </w:rPr>
        <w:t xml:space="preserve"> a különböző információk gyűjtésére, karbantartására és rendszerezésére. </w:t>
      </w:r>
      <w:ins w:id="360" w:author="HUBER, HAJNALKA" w:date="2018-02-26T11:24:00Z">
        <w:r w:rsidR="00E02168">
          <w:rPr>
            <w:sz w:val="24"/>
            <w:szCs w:val="24"/>
            <w:lang w:val="hu-HU"/>
          </w:rPr>
          <w:t xml:space="preserve"> Az eredményekről készült heti riportok a szakdolgozathoz csatolva megtalálhatóak. </w:t>
        </w:r>
      </w:ins>
    </w:p>
    <w:p w14:paraId="1383211F" w14:textId="357B5F64" w:rsidR="00F26321" w:rsidDel="00E02168" w:rsidRDefault="00F26321">
      <w:pPr>
        <w:spacing w:before="360" w:line="360" w:lineRule="auto"/>
        <w:ind w:firstLine="284"/>
        <w:jc w:val="both"/>
        <w:rPr>
          <w:del w:id="361" w:author="HUBER, HAJNALKA" w:date="2018-02-26T11:09:00Z"/>
          <w:sz w:val="24"/>
          <w:szCs w:val="24"/>
          <w:lang w:val="hu-HU"/>
        </w:rPr>
        <w:pPrChange w:id="362" w:author="HUBER, HAJNALKA" w:date="2018-02-26T11:09:00Z">
          <w:pPr>
            <w:spacing w:before="360" w:line="360" w:lineRule="auto"/>
          </w:pPr>
        </w:pPrChange>
      </w:pPr>
      <w:r w:rsidRPr="00E02168">
        <w:rPr>
          <w:b/>
          <w:sz w:val="24"/>
          <w:szCs w:val="24"/>
          <w:lang w:val="hu-HU"/>
          <w:rPrChange w:id="363" w:author="HUBER, HAJNALKA" w:date="2018-02-26T11:25:00Z">
            <w:rPr>
              <w:sz w:val="24"/>
              <w:szCs w:val="24"/>
              <w:lang w:val="hu-HU"/>
            </w:rPr>
          </w:rPrChange>
        </w:rPr>
        <w:lastRenderedPageBreak/>
        <w:t>További lehetőség</w:t>
      </w:r>
      <w:r>
        <w:rPr>
          <w:sz w:val="24"/>
          <w:szCs w:val="24"/>
          <w:lang w:val="hu-HU"/>
        </w:rPr>
        <w:t xml:space="preserve">ként tekintek egy </w:t>
      </w:r>
      <w:r w:rsidRPr="00E02168">
        <w:rPr>
          <w:b/>
          <w:sz w:val="24"/>
          <w:szCs w:val="24"/>
          <w:lang w:val="hu-HU"/>
          <w:rPrChange w:id="364" w:author="HUBER, HAJNALKA" w:date="2018-02-26T11:25:00Z">
            <w:rPr>
              <w:sz w:val="24"/>
              <w:szCs w:val="24"/>
              <w:lang w:val="hu-HU"/>
            </w:rPr>
          </w:rPrChange>
        </w:rPr>
        <w:t xml:space="preserve">hibakezelő platform </w:t>
      </w:r>
      <w:r>
        <w:rPr>
          <w:sz w:val="24"/>
          <w:szCs w:val="24"/>
          <w:lang w:val="hu-HU"/>
        </w:rPr>
        <w:t xml:space="preserve">létrehozására is, melyet szintén integrálni lehet a </w:t>
      </w:r>
      <w:proofErr w:type="spellStart"/>
      <w:r>
        <w:rPr>
          <w:sz w:val="24"/>
          <w:szCs w:val="24"/>
          <w:lang w:val="hu-HU"/>
        </w:rPr>
        <w:t>TestLink</w:t>
      </w:r>
      <w:proofErr w:type="spellEnd"/>
      <w:r>
        <w:rPr>
          <w:sz w:val="24"/>
          <w:szCs w:val="24"/>
          <w:lang w:val="hu-HU"/>
        </w:rPr>
        <w:t xml:space="preserve"> e</w:t>
      </w:r>
      <w:r w:rsidR="002F123F">
        <w:rPr>
          <w:sz w:val="24"/>
          <w:szCs w:val="24"/>
          <w:lang w:val="hu-HU"/>
        </w:rPr>
        <w:t xml:space="preserve">szközzel, ezzel is segítve az információk helyes kezelését a tesztelési-fejlesztési folyamat során. </w:t>
      </w:r>
    </w:p>
    <w:p w14:paraId="7AB76BA2" w14:textId="77777777" w:rsidR="00E02168" w:rsidRDefault="00E02168" w:rsidP="00974B40">
      <w:pPr>
        <w:spacing w:before="360" w:line="360" w:lineRule="auto"/>
        <w:ind w:firstLine="284"/>
        <w:jc w:val="both"/>
        <w:rPr>
          <w:ins w:id="365" w:author="HUBER, HAJNALKA" w:date="2018-02-26T11:25:00Z"/>
          <w:sz w:val="24"/>
          <w:szCs w:val="24"/>
          <w:lang w:val="hu-HU"/>
        </w:rPr>
      </w:pPr>
    </w:p>
    <w:p w14:paraId="69A91B30" w14:textId="77777777" w:rsidR="00E02168" w:rsidRDefault="00E02168" w:rsidP="00C30650">
      <w:pPr>
        <w:spacing w:before="360" w:line="360" w:lineRule="auto"/>
        <w:jc w:val="both"/>
        <w:rPr>
          <w:ins w:id="366" w:author="HUBER, HAJNALKA" w:date="2018-02-26T11:25:00Z"/>
          <w:sz w:val="24"/>
          <w:szCs w:val="24"/>
          <w:lang w:val="hu-HU"/>
        </w:rPr>
      </w:pPr>
    </w:p>
    <w:p w14:paraId="1784EBAA" w14:textId="77777777" w:rsidR="00E02168" w:rsidRDefault="00E02168" w:rsidP="00C30650">
      <w:pPr>
        <w:spacing w:before="360" w:line="360" w:lineRule="auto"/>
        <w:jc w:val="both"/>
        <w:rPr>
          <w:ins w:id="367" w:author="HUBER, HAJNALKA" w:date="2018-02-26T11:25:00Z"/>
          <w:sz w:val="24"/>
          <w:szCs w:val="24"/>
          <w:lang w:val="hu-HU"/>
        </w:rPr>
      </w:pPr>
    </w:p>
    <w:p w14:paraId="61518976" w14:textId="77777777" w:rsidR="00E02168" w:rsidRDefault="00E02168" w:rsidP="00C30650">
      <w:pPr>
        <w:spacing w:before="360" w:line="360" w:lineRule="auto"/>
        <w:jc w:val="both"/>
        <w:rPr>
          <w:ins w:id="368" w:author="HUBER, HAJNALKA" w:date="2018-02-26T11:25:00Z"/>
          <w:sz w:val="24"/>
          <w:szCs w:val="24"/>
          <w:lang w:val="hu-HU"/>
        </w:rPr>
      </w:pPr>
    </w:p>
    <w:p w14:paraId="10135042" w14:textId="77777777" w:rsidR="00E02168" w:rsidRDefault="00E02168" w:rsidP="00C30650">
      <w:pPr>
        <w:spacing w:before="360" w:line="360" w:lineRule="auto"/>
        <w:jc w:val="both"/>
        <w:rPr>
          <w:ins w:id="369" w:author="HUBER, HAJNALKA" w:date="2018-02-26T11:25:00Z"/>
          <w:sz w:val="24"/>
          <w:szCs w:val="24"/>
          <w:lang w:val="hu-HU"/>
        </w:rPr>
      </w:pPr>
    </w:p>
    <w:p w14:paraId="4FFAA607" w14:textId="77777777" w:rsidR="00E02168" w:rsidRDefault="00E02168" w:rsidP="00C30650">
      <w:pPr>
        <w:spacing w:before="360" w:line="360" w:lineRule="auto"/>
        <w:jc w:val="both"/>
        <w:rPr>
          <w:ins w:id="370" w:author="HUBER, HAJNALKA" w:date="2018-02-26T11:25:00Z"/>
          <w:sz w:val="24"/>
          <w:szCs w:val="24"/>
          <w:lang w:val="hu-HU"/>
        </w:rPr>
      </w:pPr>
    </w:p>
    <w:p w14:paraId="5DC04145" w14:textId="77777777" w:rsidR="00E02168" w:rsidRDefault="00E02168" w:rsidP="00C30650">
      <w:pPr>
        <w:spacing w:before="360" w:line="360" w:lineRule="auto"/>
        <w:jc w:val="both"/>
        <w:rPr>
          <w:ins w:id="371" w:author="HUBER, HAJNALKA" w:date="2018-02-26T11:25:00Z"/>
          <w:sz w:val="24"/>
          <w:szCs w:val="24"/>
          <w:lang w:val="hu-HU"/>
        </w:rPr>
      </w:pPr>
    </w:p>
    <w:p w14:paraId="3394CF08" w14:textId="77777777" w:rsidR="00E02168" w:rsidRDefault="00E02168" w:rsidP="00C30650">
      <w:pPr>
        <w:spacing w:before="360" w:line="360" w:lineRule="auto"/>
        <w:jc w:val="both"/>
        <w:rPr>
          <w:ins w:id="372" w:author="HUBER, HAJNALKA" w:date="2018-02-26T11:25:00Z"/>
          <w:sz w:val="24"/>
          <w:szCs w:val="24"/>
          <w:lang w:val="hu-HU"/>
        </w:rPr>
      </w:pPr>
    </w:p>
    <w:p w14:paraId="6ED72D03" w14:textId="77777777" w:rsidR="00E02168" w:rsidRDefault="00E02168" w:rsidP="00C30650">
      <w:pPr>
        <w:spacing w:before="360" w:line="360" w:lineRule="auto"/>
        <w:jc w:val="both"/>
        <w:rPr>
          <w:ins w:id="373" w:author="HUBER, HAJNALKA" w:date="2018-02-26T11:25:00Z"/>
          <w:sz w:val="24"/>
          <w:szCs w:val="24"/>
          <w:lang w:val="hu-HU"/>
        </w:rPr>
      </w:pPr>
    </w:p>
    <w:p w14:paraId="4FE6B464" w14:textId="77777777" w:rsidR="00E02168" w:rsidRDefault="00E02168" w:rsidP="00C30650">
      <w:pPr>
        <w:spacing w:before="360" w:line="360" w:lineRule="auto"/>
        <w:jc w:val="both"/>
        <w:rPr>
          <w:ins w:id="374" w:author="HUBER, HAJNALKA" w:date="2018-02-26T11:25:00Z"/>
          <w:sz w:val="24"/>
          <w:szCs w:val="24"/>
          <w:lang w:val="hu-HU"/>
        </w:rPr>
      </w:pPr>
    </w:p>
    <w:p w14:paraId="60A3342C" w14:textId="77777777" w:rsidR="00E02168" w:rsidRDefault="00E02168" w:rsidP="00C30650">
      <w:pPr>
        <w:spacing w:before="360" w:line="360" w:lineRule="auto"/>
        <w:jc w:val="both"/>
        <w:rPr>
          <w:ins w:id="375" w:author="HUBER, HAJNALKA" w:date="2018-02-26T11:25:00Z"/>
          <w:sz w:val="24"/>
          <w:szCs w:val="24"/>
          <w:lang w:val="hu-HU"/>
        </w:rPr>
      </w:pPr>
    </w:p>
    <w:p w14:paraId="70155FA3" w14:textId="77777777" w:rsidR="00E02168" w:rsidRDefault="00E02168" w:rsidP="00C30650">
      <w:pPr>
        <w:spacing w:before="360" w:line="360" w:lineRule="auto"/>
        <w:jc w:val="both"/>
        <w:rPr>
          <w:ins w:id="376" w:author="HUBER, HAJNALKA" w:date="2018-02-26T11:25:00Z"/>
          <w:sz w:val="24"/>
          <w:szCs w:val="24"/>
          <w:lang w:val="hu-HU"/>
        </w:rPr>
      </w:pPr>
    </w:p>
    <w:p w14:paraId="7F02E061" w14:textId="77777777" w:rsidR="00E02168" w:rsidRDefault="00E02168" w:rsidP="00C30650">
      <w:pPr>
        <w:spacing w:before="360" w:line="360" w:lineRule="auto"/>
        <w:jc w:val="both"/>
        <w:rPr>
          <w:ins w:id="377" w:author="HUBER, HAJNALKA" w:date="2018-02-26T11:25:00Z"/>
          <w:sz w:val="24"/>
          <w:szCs w:val="24"/>
          <w:lang w:val="hu-HU"/>
        </w:rPr>
      </w:pPr>
    </w:p>
    <w:p w14:paraId="2C66E64C" w14:textId="77777777" w:rsidR="00E02168" w:rsidRPr="00F26321" w:rsidRDefault="00E02168" w:rsidP="00C30650">
      <w:pPr>
        <w:spacing w:before="360" w:line="360" w:lineRule="auto"/>
        <w:jc w:val="both"/>
        <w:rPr>
          <w:ins w:id="378" w:author="HUBER, HAJNALKA" w:date="2018-02-26T11:25:00Z"/>
          <w:sz w:val="24"/>
          <w:szCs w:val="24"/>
          <w:lang w:val="hu-HU"/>
        </w:rPr>
      </w:pPr>
    </w:p>
    <w:p w14:paraId="39CB7F25" w14:textId="77777777" w:rsidR="002F123F" w:rsidRDefault="002F123F">
      <w:pPr>
        <w:spacing w:before="360" w:line="360" w:lineRule="auto"/>
        <w:jc w:val="both"/>
        <w:rPr>
          <w:sz w:val="32"/>
          <w:szCs w:val="32"/>
          <w:lang w:val="hu-HU"/>
        </w:rPr>
        <w:pPrChange w:id="379" w:author="HUBER, HAJNALKA" w:date="2018-02-26T11:09:00Z">
          <w:pPr>
            <w:spacing w:before="360" w:line="360" w:lineRule="auto"/>
          </w:pPr>
        </w:pPrChange>
      </w:pPr>
    </w:p>
    <w:p w14:paraId="06EC58C6" w14:textId="77777777" w:rsidR="004229EE" w:rsidRDefault="004229EE" w:rsidP="00DA52BF">
      <w:pPr>
        <w:spacing w:before="360" w:line="360" w:lineRule="auto"/>
        <w:rPr>
          <w:lang w:val="hu-HU"/>
        </w:rPr>
      </w:pPr>
      <w:r w:rsidRPr="004229EE">
        <w:rPr>
          <w:b/>
          <w:sz w:val="32"/>
          <w:szCs w:val="32"/>
          <w:lang w:val="hu-HU"/>
        </w:rPr>
        <w:lastRenderedPageBreak/>
        <w:t>Köszönetnyilvánítás</w:t>
      </w:r>
    </w:p>
    <w:p w14:paraId="5A40A1FF" w14:textId="77777777" w:rsidR="004229EE" w:rsidRDefault="004229EE" w:rsidP="004229EE">
      <w:pPr>
        <w:spacing w:before="360" w:line="360" w:lineRule="auto"/>
        <w:jc w:val="both"/>
        <w:rPr>
          <w:sz w:val="24"/>
          <w:szCs w:val="24"/>
          <w:lang w:val="hu-HU"/>
        </w:rPr>
      </w:pPr>
      <w:r w:rsidRPr="004229EE">
        <w:rPr>
          <w:sz w:val="24"/>
          <w:szCs w:val="24"/>
          <w:lang w:val="hu-HU"/>
        </w:rPr>
        <w:t xml:space="preserve"> Munkám elkészítéséhez sok segítséget, valamint útmutatást nyújtott témavezetőm Dr. </w:t>
      </w:r>
      <w:r>
        <w:rPr>
          <w:sz w:val="24"/>
          <w:szCs w:val="24"/>
          <w:lang w:val="hu-HU"/>
        </w:rPr>
        <w:t>Kovács Attila</w:t>
      </w:r>
      <w:r w:rsidRPr="004229EE">
        <w:rPr>
          <w:sz w:val="24"/>
          <w:szCs w:val="24"/>
          <w:lang w:val="hu-HU"/>
        </w:rPr>
        <w:t>.</w:t>
      </w:r>
    </w:p>
    <w:p w14:paraId="707908D4" w14:textId="77777777" w:rsidR="004229EE" w:rsidRDefault="004229EE" w:rsidP="004229EE">
      <w:pPr>
        <w:spacing w:before="360" w:line="360" w:lineRule="auto"/>
        <w:jc w:val="both"/>
        <w:rPr>
          <w:sz w:val="24"/>
          <w:szCs w:val="24"/>
          <w:lang w:val="hu-HU"/>
        </w:rPr>
      </w:pPr>
      <w:r>
        <w:rPr>
          <w:sz w:val="24"/>
          <w:szCs w:val="24"/>
          <w:lang w:val="hu-HU"/>
        </w:rPr>
        <w:t xml:space="preserve"> Köszönetet mondok Neki </w:t>
      </w:r>
      <w:r w:rsidRPr="004229EE">
        <w:rPr>
          <w:sz w:val="24"/>
          <w:szCs w:val="24"/>
          <w:lang w:val="hu-HU"/>
        </w:rPr>
        <w:t xml:space="preserve">a </w:t>
      </w:r>
      <w:r>
        <w:rPr>
          <w:sz w:val="24"/>
          <w:szCs w:val="24"/>
          <w:lang w:val="hu-HU"/>
        </w:rPr>
        <w:t>tervezés során adott</w:t>
      </w:r>
      <w:r w:rsidRPr="004229EE">
        <w:rPr>
          <w:sz w:val="24"/>
          <w:szCs w:val="24"/>
          <w:lang w:val="hu-HU"/>
        </w:rPr>
        <w:t xml:space="preserve"> útmutatásáért, </w:t>
      </w:r>
      <w:r>
        <w:rPr>
          <w:sz w:val="24"/>
          <w:szCs w:val="24"/>
          <w:lang w:val="hu-HU"/>
        </w:rPr>
        <w:t xml:space="preserve">a dolgozat megírása közben kapott sok </w:t>
      </w:r>
      <w:r w:rsidRPr="004229EE">
        <w:rPr>
          <w:sz w:val="24"/>
          <w:szCs w:val="24"/>
          <w:lang w:val="hu-HU"/>
        </w:rPr>
        <w:t xml:space="preserve">hasznos tanácsokért, és a </w:t>
      </w:r>
      <w:r>
        <w:rPr>
          <w:sz w:val="24"/>
          <w:szCs w:val="24"/>
          <w:lang w:val="hu-HU"/>
        </w:rPr>
        <w:t>szakdolgozat véglegesítéséhez szükséges</w:t>
      </w:r>
      <w:r w:rsidRPr="004229EE">
        <w:rPr>
          <w:sz w:val="24"/>
          <w:szCs w:val="24"/>
          <w:lang w:val="hu-HU"/>
        </w:rPr>
        <w:t xml:space="preserve"> észrevételeiért, amelyek mind nagymértékben elősegítették munkámat a dolgozat elkészítése során. Hálás vagyok továbbá, állhatatos munkájáért, aminek köszönhetően észrevette a dolgozatom írása során elkövetett hibákat, ezzel is javítva annak minőségét és teljességét. </w:t>
      </w:r>
    </w:p>
    <w:p w14:paraId="1C75E7AE" w14:textId="6E548F18" w:rsidR="004229EE" w:rsidRPr="004229EE" w:rsidRDefault="004229EE" w:rsidP="004229EE">
      <w:pPr>
        <w:spacing w:before="360" w:line="360" w:lineRule="auto"/>
        <w:jc w:val="both"/>
        <w:rPr>
          <w:b/>
          <w:sz w:val="24"/>
          <w:szCs w:val="24"/>
          <w:lang w:val="hu-HU"/>
        </w:rPr>
      </w:pPr>
      <w:r w:rsidRPr="004229EE">
        <w:rPr>
          <w:sz w:val="24"/>
          <w:szCs w:val="24"/>
          <w:lang w:val="hu-HU"/>
        </w:rPr>
        <w:t>Örömmel dolgoztam együtt a Tanár</w:t>
      </w:r>
      <w:r>
        <w:rPr>
          <w:sz w:val="24"/>
          <w:szCs w:val="24"/>
          <w:lang w:val="hu-HU"/>
        </w:rPr>
        <w:t xml:space="preserve"> Úrral</w:t>
      </w:r>
      <w:r w:rsidRPr="004229EE">
        <w:rPr>
          <w:sz w:val="24"/>
          <w:szCs w:val="24"/>
          <w:lang w:val="hu-HU"/>
        </w:rPr>
        <w:t>, és hiszem, hogy az általa adott tanácsok a jövőben is a fejlődésemet szolgálják majd</w:t>
      </w:r>
      <w:r>
        <w:rPr>
          <w:sz w:val="24"/>
          <w:szCs w:val="24"/>
          <w:lang w:val="hu-HU"/>
        </w:rPr>
        <w:t>.</w:t>
      </w:r>
    </w:p>
    <w:p w14:paraId="7245BDF9" w14:textId="77777777" w:rsidR="004229EE" w:rsidRDefault="004229EE" w:rsidP="00DA52BF">
      <w:pPr>
        <w:spacing w:before="360" w:line="360" w:lineRule="auto"/>
        <w:rPr>
          <w:b/>
          <w:sz w:val="32"/>
          <w:szCs w:val="32"/>
          <w:lang w:val="hu-HU"/>
        </w:rPr>
      </w:pPr>
    </w:p>
    <w:p w14:paraId="7895E966" w14:textId="77777777" w:rsidR="004229EE" w:rsidRDefault="004229EE" w:rsidP="00DA52BF">
      <w:pPr>
        <w:spacing w:before="360" w:line="360" w:lineRule="auto"/>
        <w:rPr>
          <w:b/>
          <w:sz w:val="32"/>
          <w:szCs w:val="32"/>
          <w:lang w:val="hu-HU"/>
        </w:rPr>
      </w:pPr>
    </w:p>
    <w:p w14:paraId="2A27D648" w14:textId="77777777" w:rsidR="004229EE" w:rsidRDefault="004229EE" w:rsidP="00DA52BF">
      <w:pPr>
        <w:spacing w:before="360" w:line="360" w:lineRule="auto"/>
        <w:rPr>
          <w:b/>
          <w:sz w:val="32"/>
          <w:szCs w:val="32"/>
          <w:lang w:val="hu-HU"/>
        </w:rPr>
      </w:pPr>
    </w:p>
    <w:p w14:paraId="5554551B" w14:textId="77777777" w:rsidR="004229EE" w:rsidRDefault="004229EE" w:rsidP="00DA52BF">
      <w:pPr>
        <w:spacing w:before="360" w:line="360" w:lineRule="auto"/>
        <w:rPr>
          <w:b/>
          <w:sz w:val="32"/>
          <w:szCs w:val="32"/>
          <w:lang w:val="hu-HU"/>
        </w:rPr>
      </w:pPr>
    </w:p>
    <w:p w14:paraId="1F51DB8E" w14:textId="77777777" w:rsidR="004229EE" w:rsidRDefault="004229EE" w:rsidP="00DA52BF">
      <w:pPr>
        <w:spacing w:before="360" w:line="360" w:lineRule="auto"/>
        <w:rPr>
          <w:b/>
          <w:sz w:val="32"/>
          <w:szCs w:val="32"/>
          <w:lang w:val="hu-HU"/>
        </w:rPr>
      </w:pPr>
    </w:p>
    <w:p w14:paraId="22609BE6" w14:textId="77777777" w:rsidR="004229EE" w:rsidRDefault="004229EE" w:rsidP="00DA52BF">
      <w:pPr>
        <w:spacing w:before="360" w:line="360" w:lineRule="auto"/>
        <w:rPr>
          <w:b/>
          <w:sz w:val="32"/>
          <w:szCs w:val="32"/>
          <w:lang w:val="hu-HU"/>
        </w:rPr>
      </w:pPr>
    </w:p>
    <w:p w14:paraId="60FC1BBA" w14:textId="77777777" w:rsidR="004229EE" w:rsidRDefault="004229EE" w:rsidP="00DA52BF">
      <w:pPr>
        <w:spacing w:before="360" w:line="360" w:lineRule="auto"/>
        <w:rPr>
          <w:b/>
          <w:sz w:val="32"/>
          <w:szCs w:val="32"/>
          <w:lang w:val="hu-HU"/>
        </w:rPr>
      </w:pPr>
    </w:p>
    <w:p w14:paraId="0D92599C" w14:textId="77777777" w:rsidR="00EF27A7" w:rsidRPr="00E4688B" w:rsidRDefault="00EF27A7" w:rsidP="00DA52BF">
      <w:pPr>
        <w:spacing w:before="360" w:line="360" w:lineRule="auto"/>
        <w:rPr>
          <w:b/>
          <w:sz w:val="32"/>
          <w:szCs w:val="32"/>
          <w:lang w:val="hu-HU"/>
        </w:rPr>
      </w:pPr>
      <w:r w:rsidRPr="00E4688B">
        <w:rPr>
          <w:b/>
          <w:sz w:val="32"/>
          <w:szCs w:val="32"/>
          <w:lang w:val="hu-HU"/>
        </w:rPr>
        <w:lastRenderedPageBreak/>
        <w:t>Források:</w:t>
      </w:r>
    </w:p>
    <w:p w14:paraId="42847F40" w14:textId="5F557CDB" w:rsidR="00EF27A7" w:rsidRPr="00E4688B" w:rsidRDefault="00EF27A7" w:rsidP="00E4688B">
      <w:pPr>
        <w:spacing w:line="360" w:lineRule="auto"/>
        <w:rPr>
          <w:sz w:val="24"/>
          <w:szCs w:val="24"/>
          <w:lang w:val="hu-HU"/>
        </w:rPr>
      </w:pPr>
      <w:r w:rsidRPr="00E4688B">
        <w:rPr>
          <w:sz w:val="24"/>
          <w:szCs w:val="24"/>
          <w:lang w:val="hu-HU"/>
        </w:rPr>
        <w:t xml:space="preserve">1. </w:t>
      </w:r>
      <w:r w:rsidR="009264FF" w:rsidRPr="00E4688B">
        <w:rPr>
          <w:sz w:val="24"/>
          <w:szCs w:val="24"/>
          <w:lang w:val="hu-HU"/>
        </w:rPr>
        <w:t>http://iso25000.com/index.php/en/iso-25000-standards/iso-25010</w:t>
      </w:r>
    </w:p>
    <w:p w14:paraId="7012A253" w14:textId="77777777" w:rsidR="00EF27A7" w:rsidRPr="00E4688B" w:rsidRDefault="00EF27A7" w:rsidP="00E4688B">
      <w:pPr>
        <w:spacing w:line="360" w:lineRule="auto"/>
        <w:rPr>
          <w:sz w:val="24"/>
          <w:szCs w:val="24"/>
          <w:lang w:val="hu-HU"/>
        </w:rPr>
      </w:pPr>
      <w:r w:rsidRPr="00E4688B">
        <w:rPr>
          <w:sz w:val="24"/>
          <w:szCs w:val="24"/>
          <w:lang w:val="hu-HU"/>
        </w:rPr>
        <w:t xml:space="preserve">2. </w:t>
      </w:r>
      <w:r w:rsidR="006A0D73">
        <w:fldChar w:fldCharType="begin"/>
      </w:r>
      <w:r w:rsidR="006A0D73" w:rsidRPr="000122F2">
        <w:rPr>
          <w:lang w:val="hu-HU"/>
          <w:rPrChange w:id="380" w:author="HUBER, HAJNALKA" w:date="2018-02-26T08:55:00Z">
            <w:rPr/>
          </w:rPrChange>
        </w:rPr>
        <w:instrText xml:space="preserve"> HYPERLINK "https://en.wikipedia.org/wiki/Web_testing" </w:instrText>
      </w:r>
      <w:r w:rsidR="006A0D73">
        <w:fldChar w:fldCharType="separate"/>
      </w:r>
      <w:r w:rsidR="00AB59F5" w:rsidRPr="00E4688B">
        <w:rPr>
          <w:rStyle w:val="Hyperlink"/>
          <w:color w:val="auto"/>
          <w:sz w:val="24"/>
          <w:szCs w:val="24"/>
          <w:u w:val="none"/>
          <w:lang w:val="hu-HU"/>
        </w:rPr>
        <w:t>https://en.wikipedia.org/wiki/Web_testing</w:t>
      </w:r>
      <w:r w:rsidR="006A0D73">
        <w:rPr>
          <w:rStyle w:val="Hyperlink"/>
          <w:color w:val="auto"/>
          <w:sz w:val="24"/>
          <w:szCs w:val="24"/>
          <w:u w:val="none"/>
          <w:lang w:val="hu-HU"/>
        </w:rPr>
        <w:fldChar w:fldCharType="end"/>
      </w:r>
    </w:p>
    <w:p w14:paraId="15EA2F75" w14:textId="77777777" w:rsidR="00AB59F5" w:rsidRPr="00E4688B" w:rsidRDefault="00AB59F5" w:rsidP="00E4688B">
      <w:pPr>
        <w:spacing w:line="360" w:lineRule="auto"/>
        <w:rPr>
          <w:sz w:val="24"/>
          <w:szCs w:val="24"/>
          <w:lang w:val="hu-HU"/>
        </w:rPr>
      </w:pPr>
      <w:r w:rsidRPr="00E4688B">
        <w:rPr>
          <w:sz w:val="24"/>
          <w:szCs w:val="24"/>
          <w:lang w:val="hu-HU"/>
        </w:rPr>
        <w:t xml:space="preserve">3. </w:t>
      </w:r>
      <w:r w:rsidR="006A0D73">
        <w:fldChar w:fldCharType="begin"/>
      </w:r>
      <w:r w:rsidR="006A0D73" w:rsidRPr="000122F2">
        <w:rPr>
          <w:lang w:val="hu-HU"/>
          <w:rPrChange w:id="381" w:author="HUBER, HAJNALKA" w:date="2018-02-26T08:55:00Z">
            <w:rPr/>
          </w:rPrChange>
        </w:rPr>
        <w:instrText xml:space="preserve"> HYPERLINK "http://moodle.autolab.uni-pannon.hu/Mecha_tananyag/autoipari_beagyazott_rendszerek/ch07.html" </w:instrText>
      </w:r>
      <w:r w:rsidR="006A0D73">
        <w:fldChar w:fldCharType="separate"/>
      </w:r>
      <w:r w:rsidR="005007B2" w:rsidRPr="00E4688B">
        <w:rPr>
          <w:rStyle w:val="Hyperlink"/>
          <w:color w:val="auto"/>
          <w:sz w:val="24"/>
          <w:szCs w:val="24"/>
          <w:u w:val="none"/>
          <w:lang w:val="hu-HU"/>
        </w:rPr>
        <w:t>http://moodle.autolab.uni-pannon.hu/Mecha_tananyag/autoipari_beagyazott_rendszerek/ch07.html</w:t>
      </w:r>
      <w:r w:rsidR="006A0D73">
        <w:rPr>
          <w:rStyle w:val="Hyperlink"/>
          <w:color w:val="auto"/>
          <w:sz w:val="24"/>
          <w:szCs w:val="24"/>
          <w:u w:val="none"/>
          <w:lang w:val="hu-HU"/>
        </w:rPr>
        <w:fldChar w:fldCharType="end"/>
      </w:r>
    </w:p>
    <w:p w14:paraId="542B6528" w14:textId="77777777" w:rsidR="005007B2" w:rsidRPr="00E4688B" w:rsidRDefault="005007B2" w:rsidP="00E4688B">
      <w:pPr>
        <w:spacing w:line="360" w:lineRule="auto"/>
        <w:rPr>
          <w:sz w:val="24"/>
          <w:szCs w:val="24"/>
          <w:lang w:val="hu-HU"/>
        </w:rPr>
      </w:pPr>
      <w:r w:rsidRPr="00E4688B">
        <w:rPr>
          <w:sz w:val="24"/>
          <w:szCs w:val="24"/>
          <w:lang w:val="hu-HU"/>
        </w:rPr>
        <w:t xml:space="preserve">4. </w:t>
      </w:r>
      <w:r w:rsidR="006A0D73">
        <w:fldChar w:fldCharType="begin"/>
      </w:r>
      <w:r w:rsidR="006A0D73" w:rsidRPr="000122F2">
        <w:rPr>
          <w:lang w:val="hu-HU"/>
          <w:rPrChange w:id="382" w:author="HUBER, HAJNALKA" w:date="2018-02-26T08:55:00Z">
            <w:rPr/>
          </w:rPrChange>
        </w:rPr>
        <w:instrText xml:space="preserve"> HYPERLINK "https://hu.wikipedia.org/wiki/Agilis_szoftverfejleszt%C3%A9s" </w:instrText>
      </w:r>
      <w:r w:rsidR="006A0D73">
        <w:fldChar w:fldCharType="separate"/>
      </w:r>
      <w:r w:rsidRPr="00E4688B">
        <w:rPr>
          <w:rStyle w:val="Hyperlink"/>
          <w:color w:val="auto"/>
          <w:sz w:val="24"/>
          <w:szCs w:val="24"/>
          <w:u w:val="none"/>
          <w:lang w:val="hu-HU"/>
        </w:rPr>
        <w:t>https://hu.wikipedia.org/wiki/Agilis_szoftverfejleszt%C3%A9s</w:t>
      </w:r>
      <w:r w:rsidR="006A0D73">
        <w:rPr>
          <w:rStyle w:val="Hyperlink"/>
          <w:color w:val="auto"/>
          <w:sz w:val="24"/>
          <w:szCs w:val="24"/>
          <w:u w:val="none"/>
          <w:lang w:val="hu-HU"/>
        </w:rPr>
        <w:fldChar w:fldCharType="end"/>
      </w:r>
    </w:p>
    <w:p w14:paraId="1FD49E94" w14:textId="77777777" w:rsidR="005007B2" w:rsidRPr="00E4688B" w:rsidRDefault="005007B2" w:rsidP="00E4688B">
      <w:pPr>
        <w:spacing w:line="360" w:lineRule="auto"/>
        <w:rPr>
          <w:sz w:val="24"/>
          <w:szCs w:val="24"/>
          <w:lang w:val="hu-HU"/>
        </w:rPr>
      </w:pPr>
      <w:r w:rsidRPr="00E4688B">
        <w:rPr>
          <w:sz w:val="24"/>
          <w:szCs w:val="24"/>
          <w:lang w:val="hu-HU"/>
        </w:rPr>
        <w:t xml:space="preserve">5. </w:t>
      </w:r>
      <w:r w:rsidR="006A0D73">
        <w:fldChar w:fldCharType="begin"/>
      </w:r>
      <w:r w:rsidR="006A0D73" w:rsidRPr="000122F2">
        <w:rPr>
          <w:lang w:val="hu-HU"/>
          <w:rPrChange w:id="383" w:author="HUBER, HAJNALKA" w:date="2018-02-26T08:55:00Z">
            <w:rPr/>
          </w:rPrChange>
        </w:rPr>
        <w:instrText xml:space="preserve"> HYPERLINK "http://www.tankonyvtar.hu/hu/tartalom/tamop425/0046_szoftverfejlesztes/ch02s04.html" </w:instrText>
      </w:r>
      <w:r w:rsidR="006A0D73">
        <w:fldChar w:fldCharType="separate"/>
      </w:r>
      <w:r w:rsidRPr="00E4688B">
        <w:rPr>
          <w:rStyle w:val="Hyperlink"/>
          <w:color w:val="auto"/>
          <w:sz w:val="24"/>
          <w:szCs w:val="24"/>
          <w:u w:val="none"/>
          <w:lang w:val="hu-HU"/>
        </w:rPr>
        <w:t>http://www.tankonyvtar.hu/hu/tartalom/tamop425/0046_szoftverfejlesztes/ch02s04.html</w:t>
      </w:r>
      <w:r w:rsidR="006A0D73">
        <w:rPr>
          <w:rStyle w:val="Hyperlink"/>
          <w:color w:val="auto"/>
          <w:sz w:val="24"/>
          <w:szCs w:val="24"/>
          <w:u w:val="none"/>
          <w:lang w:val="hu-HU"/>
        </w:rPr>
        <w:fldChar w:fldCharType="end"/>
      </w:r>
    </w:p>
    <w:p w14:paraId="3AD44E96" w14:textId="77777777" w:rsidR="005007B2" w:rsidRPr="00E4688B" w:rsidRDefault="005007B2"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lang w:val="hu-HU"/>
        </w:rPr>
        <w:t>6.</w:t>
      </w:r>
      <w:r w:rsidRPr="00E4688B">
        <w:rPr>
          <w:rFonts w:asciiTheme="minorHAnsi" w:hAnsiTheme="minorHAnsi"/>
          <w:shd w:val="clear" w:color="auto" w:fill="FFFFFF"/>
          <w:lang w:val="hu-HU"/>
        </w:rPr>
        <w:t xml:space="preserve"> </w:t>
      </w:r>
      <w:r w:rsidR="006A0D73">
        <w:fldChar w:fldCharType="begin"/>
      </w:r>
      <w:r w:rsidR="006A0D73" w:rsidRPr="000122F2">
        <w:rPr>
          <w:lang w:val="hu-HU"/>
          <w:rPrChange w:id="384" w:author="HUBER, HAJNALKA" w:date="2018-02-26T08:55:00Z">
            <w:rPr/>
          </w:rPrChange>
        </w:rPr>
        <w:instrText xml:space="preserve"> HYPERLINK "https://hu.wikipedia.org/wiki/Scrum" </w:instrText>
      </w:r>
      <w:r w:rsidR="006A0D73">
        <w:fldChar w:fldCharType="separate"/>
      </w:r>
      <w:r w:rsidR="00D73AA9" w:rsidRPr="00E4688B">
        <w:rPr>
          <w:rStyle w:val="Hyperlink"/>
          <w:rFonts w:asciiTheme="minorHAnsi" w:hAnsiTheme="minorHAnsi"/>
          <w:color w:val="auto"/>
          <w:u w:val="none"/>
          <w:shd w:val="clear" w:color="auto" w:fill="FFFFFF"/>
          <w:lang w:val="hu-HU"/>
        </w:rPr>
        <w:t>https://hu.wikipedia.org/wiki/Scrum</w:t>
      </w:r>
      <w:r w:rsidR="006A0D73">
        <w:rPr>
          <w:rStyle w:val="Hyperlink"/>
          <w:rFonts w:asciiTheme="minorHAnsi" w:hAnsiTheme="minorHAnsi"/>
          <w:color w:val="auto"/>
          <w:u w:val="none"/>
          <w:shd w:val="clear" w:color="auto" w:fill="FFFFFF"/>
          <w:lang w:val="hu-HU"/>
        </w:rPr>
        <w:fldChar w:fldCharType="end"/>
      </w:r>
    </w:p>
    <w:p w14:paraId="7DD79A85" w14:textId="77777777" w:rsidR="00D73AA9" w:rsidRPr="00E4688B" w:rsidRDefault="00D73AA9" w:rsidP="00E4688B">
      <w:pPr>
        <w:pStyle w:val="NormalWeb"/>
        <w:shd w:val="clear" w:color="auto" w:fill="FFFFFF"/>
        <w:spacing w:before="0" w:beforeAutospacing="0" w:after="160" w:afterAutospacing="0" w:line="360" w:lineRule="auto"/>
        <w:jc w:val="both"/>
        <w:rPr>
          <w:rFonts w:asciiTheme="minorHAnsi" w:hAnsiTheme="minorHAnsi"/>
          <w:shd w:val="clear" w:color="auto" w:fill="FFFFFF"/>
          <w:lang w:val="hu-HU"/>
        </w:rPr>
      </w:pPr>
      <w:r w:rsidRPr="00E4688B">
        <w:rPr>
          <w:rFonts w:asciiTheme="minorHAnsi" w:hAnsiTheme="minorHAnsi"/>
          <w:shd w:val="clear" w:color="auto" w:fill="FFFFFF"/>
          <w:lang w:val="hu-HU"/>
        </w:rPr>
        <w:t>7.</w:t>
      </w:r>
      <w:r w:rsidRPr="00E4688B">
        <w:rPr>
          <w:rFonts w:asciiTheme="minorHAnsi" w:hAnsiTheme="minorHAnsi"/>
          <w:lang w:val="hu-HU"/>
        </w:rPr>
        <w:t xml:space="preserve"> </w:t>
      </w:r>
      <w:r w:rsidR="006A0D73">
        <w:fldChar w:fldCharType="begin"/>
      </w:r>
      <w:r w:rsidR="006A0D73" w:rsidRPr="000122F2">
        <w:rPr>
          <w:lang w:val="hu-HU"/>
          <w:rPrChange w:id="385" w:author="HUBER, HAJNALKA" w:date="2018-02-26T08:55:00Z">
            <w:rPr/>
          </w:rPrChange>
        </w:rPr>
        <w:instrText xml:space="preserve"> HYPERLINK "http://rs1.szif.hu/~heckenas/okt/SQA06.pdf" </w:instrText>
      </w:r>
      <w:r w:rsidR="006A0D73">
        <w:fldChar w:fldCharType="separate"/>
      </w:r>
      <w:r w:rsidR="00701902" w:rsidRPr="00E4688B">
        <w:rPr>
          <w:rStyle w:val="Hyperlink"/>
          <w:rFonts w:asciiTheme="minorHAnsi" w:hAnsiTheme="minorHAnsi"/>
          <w:color w:val="auto"/>
          <w:u w:val="none"/>
          <w:shd w:val="clear" w:color="auto" w:fill="FFFFFF"/>
          <w:lang w:val="hu-HU"/>
        </w:rPr>
        <w:t>http://rs1.szif.hu/~heckenas/okt/SQA06.pdf</w:t>
      </w:r>
      <w:r w:rsidR="006A0D73">
        <w:rPr>
          <w:rStyle w:val="Hyperlink"/>
          <w:rFonts w:asciiTheme="minorHAnsi" w:hAnsiTheme="minorHAnsi"/>
          <w:color w:val="auto"/>
          <w:u w:val="none"/>
          <w:shd w:val="clear" w:color="auto" w:fill="FFFFFF"/>
          <w:lang w:val="hu-HU"/>
        </w:rPr>
        <w:fldChar w:fldCharType="end"/>
      </w:r>
    </w:p>
    <w:p w14:paraId="374BC3C2" w14:textId="73A1E12D" w:rsidR="00701902" w:rsidRDefault="00701902" w:rsidP="00E4688B">
      <w:pPr>
        <w:pStyle w:val="Default"/>
        <w:spacing w:after="160" w:line="360" w:lineRule="auto"/>
        <w:rPr>
          <w:ins w:id="386" w:author="HUBER, HAJNALKA" w:date="2018-02-26T09:42:00Z"/>
          <w:rFonts w:asciiTheme="minorHAnsi" w:hAnsiTheme="minorHAnsi"/>
          <w:color w:val="auto"/>
          <w:lang w:val="hu-HU"/>
        </w:rPr>
      </w:pPr>
      <w:r w:rsidRPr="00E4688B">
        <w:rPr>
          <w:rFonts w:asciiTheme="minorHAnsi" w:hAnsiTheme="minorHAnsi"/>
          <w:color w:val="auto"/>
          <w:shd w:val="clear" w:color="auto" w:fill="FFFFFF"/>
          <w:lang w:val="hu-HU"/>
        </w:rPr>
        <w:t xml:space="preserve">8. </w:t>
      </w:r>
      <w:proofErr w:type="spellStart"/>
      <w:r w:rsidRPr="00E4688B">
        <w:rPr>
          <w:rFonts w:asciiTheme="minorHAnsi" w:hAnsiTheme="minorHAnsi"/>
          <w:color w:val="auto"/>
          <w:lang w:val="hu-HU"/>
        </w:rPr>
        <w:t>Dorothy</w:t>
      </w:r>
      <w:proofErr w:type="spellEnd"/>
      <w:r w:rsidRPr="00E4688B">
        <w:rPr>
          <w:rFonts w:asciiTheme="minorHAnsi" w:hAnsiTheme="minorHAnsi"/>
          <w:color w:val="auto"/>
          <w:lang w:val="hu-HU"/>
        </w:rPr>
        <w:t xml:space="preserve"> Graham, Erik Van </w:t>
      </w:r>
      <w:proofErr w:type="spellStart"/>
      <w:r w:rsidRPr="00E4688B">
        <w:rPr>
          <w:rFonts w:asciiTheme="minorHAnsi" w:hAnsiTheme="minorHAnsi"/>
          <w:color w:val="auto"/>
          <w:lang w:val="hu-HU"/>
        </w:rPr>
        <w:t>Veenendaal</w:t>
      </w:r>
      <w:proofErr w:type="spellEnd"/>
      <w:r w:rsidRPr="00E4688B">
        <w:rPr>
          <w:rFonts w:asciiTheme="minorHAnsi" w:hAnsiTheme="minorHAnsi"/>
          <w:color w:val="auto"/>
          <w:lang w:val="hu-HU"/>
        </w:rPr>
        <w:t xml:space="preserve">, </w:t>
      </w:r>
      <w:proofErr w:type="spellStart"/>
      <w:r w:rsidRPr="00E4688B">
        <w:rPr>
          <w:rFonts w:asciiTheme="minorHAnsi" w:hAnsiTheme="minorHAnsi"/>
          <w:color w:val="auto"/>
          <w:lang w:val="hu-HU"/>
        </w:rPr>
        <w:t>Isabel</w:t>
      </w:r>
      <w:proofErr w:type="spellEnd"/>
      <w:r w:rsidRPr="00E4688B">
        <w:rPr>
          <w:rFonts w:asciiTheme="minorHAnsi" w:hAnsiTheme="minorHAnsi"/>
          <w:color w:val="auto"/>
          <w:lang w:val="hu-HU"/>
        </w:rPr>
        <w:t xml:space="preserve"> Evans, Rex Black: A szoftvertesztelés alapjai (</w:t>
      </w:r>
      <w:proofErr w:type="spellStart"/>
      <w:r w:rsidRPr="00E4688B">
        <w:rPr>
          <w:rFonts w:asciiTheme="minorHAnsi" w:hAnsiTheme="minorHAnsi"/>
          <w:color w:val="auto"/>
          <w:lang w:val="hu-HU"/>
        </w:rPr>
        <w:t>Alvicom</w:t>
      </w:r>
      <w:proofErr w:type="spellEnd"/>
      <w:r w:rsidRPr="00E4688B">
        <w:rPr>
          <w:rFonts w:asciiTheme="minorHAnsi" w:hAnsiTheme="minorHAnsi"/>
          <w:color w:val="auto"/>
          <w:lang w:val="hu-HU"/>
        </w:rPr>
        <w:t xml:space="preserve"> Kft., 2010, ISBN 978-963-06-9858-0) </w:t>
      </w:r>
    </w:p>
    <w:p w14:paraId="323D46EB" w14:textId="77777777" w:rsidR="006E4ABC" w:rsidRPr="00E4688B" w:rsidRDefault="006E4ABC" w:rsidP="006E4ABC">
      <w:pPr>
        <w:pStyle w:val="Default"/>
        <w:spacing w:after="160" w:line="360" w:lineRule="auto"/>
        <w:rPr>
          <w:moveTo w:id="387" w:author="HUBER, HAJNALKA" w:date="2018-02-26T09:42:00Z"/>
          <w:rFonts w:asciiTheme="minorHAnsi" w:hAnsiTheme="minorHAnsi"/>
          <w:color w:val="auto"/>
          <w:lang w:val="hu-HU"/>
        </w:rPr>
      </w:pPr>
      <w:moveToRangeStart w:id="388" w:author="HUBER, HAJNALKA" w:date="2018-02-26T09:42:00Z" w:name="move507401483"/>
      <w:moveTo w:id="389" w:author="HUBER, HAJNALKA" w:date="2018-02-26T09:42:00Z">
        <w:r w:rsidRPr="00E4688B">
          <w:rPr>
            <w:rFonts w:asciiTheme="minorHAnsi" w:hAnsiTheme="minorHAnsi"/>
            <w:color w:val="auto"/>
            <w:lang w:val="hu-HU"/>
          </w:rPr>
          <w:t xml:space="preserve">9. </w:t>
        </w:r>
        <w:r>
          <w:fldChar w:fldCharType="begin"/>
        </w:r>
        <w:r w:rsidRPr="0016587A">
          <w:rPr>
            <w:lang w:val="hu-HU"/>
          </w:rPr>
          <w:instrText xml:space="preserve"> HYPERLINK "http://www.base36.com/2013/03/automated-vs-manual-testing-the-pros-and-cons-of-each/" </w:instrText>
        </w:r>
        <w:r>
          <w:fldChar w:fldCharType="separate"/>
        </w:r>
        <w:r w:rsidRPr="00E4688B">
          <w:rPr>
            <w:rStyle w:val="Hyperlink"/>
            <w:rFonts w:asciiTheme="minorHAnsi" w:hAnsiTheme="minorHAnsi"/>
            <w:color w:val="auto"/>
            <w:u w:val="none"/>
            <w:lang w:val="hu-HU"/>
          </w:rPr>
          <w:t>http://www.base36.com/2013/03/automated-vs-manual-testing-the-pros-and-cons-of-each/</w:t>
        </w:r>
        <w:r>
          <w:rPr>
            <w:rStyle w:val="Hyperlink"/>
            <w:rFonts w:asciiTheme="minorHAnsi" w:hAnsiTheme="minorHAnsi"/>
            <w:color w:val="auto"/>
            <w:u w:val="none"/>
            <w:lang w:val="hu-HU"/>
          </w:rPr>
          <w:fldChar w:fldCharType="end"/>
        </w:r>
      </w:moveTo>
    </w:p>
    <w:p w14:paraId="73D66D73" w14:textId="1DE894C4" w:rsidR="006E4ABC" w:rsidRPr="00E4688B" w:rsidDel="006E4ABC" w:rsidRDefault="006E4ABC" w:rsidP="006E4ABC">
      <w:pPr>
        <w:pStyle w:val="Default"/>
        <w:spacing w:after="160" w:line="360" w:lineRule="auto"/>
        <w:rPr>
          <w:del w:id="390" w:author="HUBER, HAJNALKA" w:date="2018-02-26T09:42:00Z"/>
          <w:moveTo w:id="391" w:author="HUBER, HAJNALKA" w:date="2018-02-26T09:42:00Z"/>
          <w:rFonts w:asciiTheme="minorHAnsi" w:hAnsiTheme="minorHAnsi"/>
          <w:color w:val="auto"/>
          <w:shd w:val="clear" w:color="auto" w:fill="FFFFFF"/>
          <w:lang w:val="hu-HU"/>
        </w:rPr>
      </w:pPr>
      <w:moveTo w:id="392" w:author="HUBER, HAJNALKA" w:date="2018-02-26T09:42:00Z">
        <w:del w:id="393" w:author="HUBER, HAJNALKA" w:date="2018-02-26T09:47:00Z">
          <w:r w:rsidRPr="00E4688B" w:rsidDel="006E4ABC">
            <w:rPr>
              <w:rFonts w:asciiTheme="minorHAnsi" w:hAnsiTheme="minorHAnsi"/>
              <w:color w:val="auto"/>
              <w:lang w:val="hu-HU"/>
            </w:rPr>
            <w:delText>10. https://hu.wikipedia.org/wiki/Ciklomatikus_komplexit%C3%A1s</w:delText>
          </w:r>
        </w:del>
      </w:moveTo>
    </w:p>
    <w:moveToRangeEnd w:id="388"/>
    <w:p w14:paraId="5BB30453" w14:textId="05434444" w:rsidR="00DB72B9" w:rsidRPr="00DB72B9" w:rsidRDefault="006E4ABC" w:rsidP="00E4688B">
      <w:pPr>
        <w:pStyle w:val="Default"/>
        <w:spacing w:after="160" w:line="360" w:lineRule="auto"/>
        <w:rPr>
          <w:ins w:id="394" w:author="HUBER, HAJNALKA" w:date="2018-02-26T09:33:00Z"/>
          <w:rFonts w:asciiTheme="minorHAnsi" w:hAnsiTheme="minorHAnsi"/>
          <w:color w:val="auto"/>
          <w:lang w:val="hu-HU"/>
        </w:rPr>
      </w:pPr>
      <w:ins w:id="395" w:author="HUBER, HAJNALKA" w:date="2018-02-26T09:42:00Z">
        <w:r>
          <w:rPr>
            <w:rFonts w:asciiTheme="minorHAnsi" w:hAnsiTheme="minorHAnsi"/>
            <w:color w:val="auto"/>
            <w:lang w:val="hu-HU"/>
          </w:rPr>
          <w:t>10</w:t>
        </w:r>
      </w:ins>
      <w:ins w:id="396" w:author="HUBER, HAJNALKA" w:date="2018-02-26T09:32:00Z">
        <w:r w:rsidR="00DB72B9" w:rsidRPr="00DB72B9">
          <w:rPr>
            <w:rFonts w:asciiTheme="minorHAnsi" w:hAnsiTheme="minorHAnsi"/>
            <w:color w:val="auto"/>
            <w:lang w:val="hu-HU"/>
          </w:rPr>
          <w:t>.</w:t>
        </w:r>
        <w:r w:rsidR="00DB72B9" w:rsidRPr="00DB72B9">
          <w:rPr>
            <w:color w:val="auto"/>
            <w:lang w:val="hu-HU"/>
            <w:rPrChange w:id="397" w:author="HUBER, HAJNALKA" w:date="2018-02-26T09:34:00Z">
              <w:rPr/>
            </w:rPrChange>
          </w:rPr>
          <w:t xml:space="preserve"> </w:t>
        </w:r>
      </w:ins>
      <w:ins w:id="398" w:author="HUBER, HAJNALKA" w:date="2018-02-26T09:33:00Z">
        <w:r w:rsidR="00DB72B9" w:rsidRPr="009F7E68">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w:instrText>
        </w:r>
      </w:ins>
      <w:ins w:id="399" w:author="HUBER, HAJNALKA" w:date="2018-02-26T09:32:00Z">
        <w:r w:rsidR="00DB72B9" w:rsidRPr="00DB72B9">
          <w:rPr>
            <w:rFonts w:asciiTheme="minorHAnsi" w:hAnsiTheme="minorHAnsi"/>
            <w:color w:val="auto"/>
            <w:lang w:val="hu-HU"/>
          </w:rPr>
          <w:instrText>https://en.wikipedia.org/wiki/SoapUI</w:instrText>
        </w:r>
      </w:ins>
      <w:ins w:id="400" w:author="HUBER, HAJNALKA" w:date="2018-02-26T09:33:00Z">
        <w:r w:rsidR="00DB72B9" w:rsidRPr="00DB72B9">
          <w:rPr>
            <w:rFonts w:asciiTheme="minorHAnsi" w:hAnsiTheme="minorHAnsi"/>
            <w:color w:val="auto"/>
            <w:lang w:val="hu-HU"/>
          </w:rPr>
          <w:instrText xml:space="preserve">" </w:instrText>
        </w:r>
        <w:r w:rsidR="00DB72B9" w:rsidRPr="00DB72B9">
          <w:rPr>
            <w:rFonts w:asciiTheme="minorHAnsi" w:hAnsiTheme="minorHAnsi"/>
            <w:color w:val="auto"/>
            <w:lang w:val="hu-HU"/>
            <w:rPrChange w:id="401" w:author="HUBER, HAJNALKA" w:date="2018-02-26T09:34:00Z">
              <w:rPr>
                <w:rFonts w:asciiTheme="minorHAnsi" w:hAnsiTheme="minorHAnsi"/>
                <w:color w:val="auto"/>
                <w:lang w:val="hu-HU"/>
              </w:rPr>
            </w:rPrChange>
          </w:rPr>
          <w:fldChar w:fldCharType="separate"/>
        </w:r>
      </w:ins>
      <w:ins w:id="402" w:author="HUBER, HAJNALKA" w:date="2018-02-26T09:32:00Z">
        <w:r w:rsidR="00DB72B9" w:rsidRPr="00DB72B9">
          <w:rPr>
            <w:rStyle w:val="Hyperlink"/>
            <w:rFonts w:asciiTheme="minorHAnsi" w:hAnsiTheme="minorHAnsi"/>
            <w:color w:val="auto"/>
            <w:u w:val="none"/>
            <w:lang w:val="hu-HU"/>
            <w:rPrChange w:id="403" w:author="HUBER, HAJNALKA" w:date="2018-02-26T09:34:00Z">
              <w:rPr>
                <w:rStyle w:val="Hyperlink"/>
                <w:rFonts w:asciiTheme="minorHAnsi" w:hAnsiTheme="minorHAnsi"/>
                <w:lang w:val="hu-HU"/>
              </w:rPr>
            </w:rPrChange>
          </w:rPr>
          <w:t>https://en.wikipedia.org/wiki/SoapUI</w:t>
        </w:r>
      </w:ins>
      <w:ins w:id="404" w:author="HUBER, HAJNALKA" w:date="2018-02-26T09:33:00Z">
        <w:r w:rsidR="00DB72B9" w:rsidRPr="00DB72B9">
          <w:rPr>
            <w:rFonts w:asciiTheme="minorHAnsi" w:hAnsiTheme="minorHAnsi"/>
            <w:color w:val="auto"/>
            <w:lang w:val="hu-HU"/>
            <w:rPrChange w:id="405" w:author="HUBER, HAJNALKA" w:date="2018-02-26T09:34:00Z">
              <w:rPr>
                <w:rFonts w:asciiTheme="minorHAnsi" w:hAnsiTheme="minorHAnsi"/>
                <w:color w:val="auto"/>
                <w:lang w:val="hu-HU"/>
              </w:rPr>
            </w:rPrChange>
          </w:rPr>
          <w:fldChar w:fldCharType="end"/>
        </w:r>
      </w:ins>
    </w:p>
    <w:p w14:paraId="050AA35B" w14:textId="5CBFEB39" w:rsidR="00DB72B9" w:rsidRPr="00DB72B9" w:rsidRDefault="006E4ABC" w:rsidP="00E4688B">
      <w:pPr>
        <w:pStyle w:val="Default"/>
        <w:spacing w:after="160" w:line="360" w:lineRule="auto"/>
        <w:rPr>
          <w:ins w:id="406" w:author="HUBER, HAJNALKA" w:date="2018-02-26T09:33:00Z"/>
          <w:rFonts w:asciiTheme="minorHAnsi" w:hAnsiTheme="minorHAnsi"/>
          <w:color w:val="auto"/>
          <w:lang w:val="hu-HU"/>
        </w:rPr>
      </w:pPr>
      <w:ins w:id="407" w:author="HUBER, HAJNALKA" w:date="2018-02-26T09:33:00Z">
        <w:r>
          <w:rPr>
            <w:rFonts w:asciiTheme="minorHAnsi" w:hAnsiTheme="minorHAnsi"/>
            <w:color w:val="auto"/>
            <w:lang w:val="hu-HU"/>
          </w:rPr>
          <w:t>11</w:t>
        </w:r>
        <w:r w:rsidR="00DB72B9" w:rsidRPr="00DB72B9">
          <w:rPr>
            <w:rFonts w:asciiTheme="minorHAnsi" w:hAnsiTheme="minorHAnsi"/>
            <w:color w:val="auto"/>
            <w:lang w:val="hu-HU"/>
          </w:rPr>
          <w:t xml:space="preserve">. </w:t>
        </w:r>
        <w:r w:rsidR="00DB72B9" w:rsidRPr="009F7E68">
          <w:rPr>
            <w:rFonts w:asciiTheme="minorHAnsi" w:hAnsiTheme="minorHAnsi"/>
            <w:color w:val="auto"/>
            <w:lang w:val="hu-HU"/>
          </w:rPr>
          <w:fldChar w:fldCharType="begin"/>
        </w:r>
        <w:r w:rsidR="00DB72B9" w:rsidRPr="00DB72B9">
          <w:rPr>
            <w:rFonts w:asciiTheme="minorHAnsi" w:hAnsiTheme="minorHAnsi"/>
            <w:color w:val="auto"/>
            <w:lang w:val="hu-HU"/>
          </w:rPr>
          <w:instrText xml:space="preserve"> HYPERLINK "http://searchsoftwarequality.techtarget.com/feature/Examining-the-eggPlant-Functional-app-testing-tool" </w:instrText>
        </w:r>
        <w:r w:rsidR="00DB72B9" w:rsidRPr="00DB72B9">
          <w:rPr>
            <w:rFonts w:asciiTheme="minorHAnsi" w:hAnsiTheme="minorHAnsi"/>
            <w:color w:val="auto"/>
            <w:lang w:val="hu-HU"/>
            <w:rPrChange w:id="408" w:author="HUBER, HAJNALKA" w:date="2018-02-26T09:34:00Z">
              <w:rPr>
                <w:rFonts w:asciiTheme="minorHAnsi" w:hAnsiTheme="minorHAnsi"/>
                <w:color w:val="auto"/>
                <w:lang w:val="hu-HU"/>
              </w:rPr>
            </w:rPrChange>
          </w:rPr>
          <w:fldChar w:fldCharType="separate"/>
        </w:r>
        <w:r w:rsidR="00DB72B9" w:rsidRPr="00DB72B9">
          <w:rPr>
            <w:rStyle w:val="Hyperlink"/>
            <w:rFonts w:asciiTheme="minorHAnsi" w:hAnsiTheme="minorHAnsi"/>
            <w:color w:val="auto"/>
            <w:u w:val="none"/>
            <w:lang w:val="hu-HU"/>
            <w:rPrChange w:id="409" w:author="HUBER, HAJNALKA" w:date="2018-02-26T09:34:00Z">
              <w:rPr>
                <w:rStyle w:val="Hyperlink"/>
                <w:rFonts w:asciiTheme="minorHAnsi" w:hAnsiTheme="minorHAnsi"/>
                <w:lang w:val="hu-HU"/>
              </w:rPr>
            </w:rPrChange>
          </w:rPr>
          <w:t>http://searchsoftwarequality.techtarget.com/feature/Examining-the-eggPlant-Functional-app-testing-tool</w:t>
        </w:r>
        <w:r w:rsidR="00DB72B9" w:rsidRPr="00DB72B9">
          <w:rPr>
            <w:rFonts w:asciiTheme="minorHAnsi" w:hAnsiTheme="minorHAnsi"/>
            <w:color w:val="auto"/>
            <w:lang w:val="hu-HU"/>
            <w:rPrChange w:id="410" w:author="HUBER, HAJNALKA" w:date="2018-02-26T09:34:00Z">
              <w:rPr>
                <w:rFonts w:asciiTheme="minorHAnsi" w:hAnsiTheme="minorHAnsi"/>
                <w:color w:val="auto"/>
                <w:lang w:val="hu-HU"/>
              </w:rPr>
            </w:rPrChange>
          </w:rPr>
          <w:fldChar w:fldCharType="end"/>
        </w:r>
      </w:ins>
    </w:p>
    <w:p w14:paraId="2775D75F" w14:textId="769A52BE" w:rsidR="00DB72B9" w:rsidRPr="006E4ABC" w:rsidRDefault="006E4ABC" w:rsidP="00E4688B">
      <w:pPr>
        <w:pStyle w:val="Default"/>
        <w:spacing w:after="160" w:line="360" w:lineRule="auto"/>
        <w:rPr>
          <w:ins w:id="411" w:author="HUBER, HAJNALKA" w:date="2018-02-26T09:39:00Z"/>
          <w:rFonts w:asciiTheme="minorHAnsi" w:hAnsiTheme="minorHAnsi"/>
          <w:color w:val="auto"/>
          <w:lang w:val="hu-HU"/>
        </w:rPr>
      </w:pPr>
      <w:ins w:id="412" w:author="HUBER, HAJNALKA" w:date="2018-02-26T09:33:00Z">
        <w:r w:rsidRPr="006E4ABC">
          <w:rPr>
            <w:rFonts w:asciiTheme="minorHAnsi" w:hAnsiTheme="minorHAnsi"/>
            <w:color w:val="auto"/>
            <w:lang w:val="hu-HU"/>
          </w:rPr>
          <w:t>12</w:t>
        </w:r>
        <w:r w:rsidR="00DB72B9" w:rsidRPr="006E4ABC">
          <w:rPr>
            <w:rFonts w:asciiTheme="minorHAnsi" w:hAnsiTheme="minorHAnsi"/>
            <w:color w:val="auto"/>
            <w:lang w:val="hu-HU"/>
          </w:rPr>
          <w:t xml:space="preserve">. </w:t>
        </w:r>
      </w:ins>
      <w:ins w:id="413" w:author="HUBER, HAJNALKA" w:date="2018-02-26T09:39:00Z">
        <w:r w:rsidR="00DB72B9" w:rsidRPr="009F7E68">
          <w:rPr>
            <w:rFonts w:asciiTheme="minorHAnsi" w:hAnsiTheme="minorHAnsi"/>
            <w:color w:val="auto"/>
            <w:lang w:val="hu-HU"/>
          </w:rPr>
          <w:fldChar w:fldCharType="begin"/>
        </w:r>
        <w:r w:rsidR="00DB72B9" w:rsidRPr="006E4ABC">
          <w:rPr>
            <w:rFonts w:asciiTheme="minorHAnsi" w:hAnsiTheme="minorHAnsi"/>
            <w:color w:val="auto"/>
            <w:lang w:val="hu-HU"/>
          </w:rPr>
          <w:instrText xml:space="preserve"> HYPERLINK "</w:instrText>
        </w:r>
      </w:ins>
      <w:ins w:id="414" w:author="HUBER, HAJNALKA" w:date="2018-02-26T09:34:00Z">
        <w:r w:rsidR="00DB72B9" w:rsidRPr="006E4ABC">
          <w:rPr>
            <w:rFonts w:asciiTheme="minorHAnsi" w:hAnsiTheme="minorHAnsi"/>
            <w:color w:val="auto"/>
            <w:lang w:val="hu-HU"/>
          </w:rPr>
          <w:instrText>https://www.quora.com/Which-automation-tool-is-better-in-software-industry-egg-plant-selenium-and-QTP</w:instrText>
        </w:r>
      </w:ins>
      <w:ins w:id="415" w:author="HUBER, HAJNALKA" w:date="2018-02-26T09:39:00Z">
        <w:r w:rsidR="00DB72B9" w:rsidRPr="006E4ABC">
          <w:rPr>
            <w:rFonts w:asciiTheme="minorHAnsi" w:hAnsiTheme="minorHAnsi"/>
            <w:color w:val="auto"/>
            <w:lang w:val="hu-HU"/>
          </w:rPr>
          <w:instrText xml:space="preserve">" </w:instrText>
        </w:r>
        <w:r w:rsidR="00DB72B9" w:rsidRPr="006E4ABC">
          <w:rPr>
            <w:rFonts w:asciiTheme="minorHAnsi" w:hAnsiTheme="minorHAnsi"/>
            <w:color w:val="auto"/>
            <w:lang w:val="hu-HU"/>
            <w:rPrChange w:id="416" w:author="HUBER, HAJNALKA" w:date="2018-02-26T09:50:00Z">
              <w:rPr>
                <w:rFonts w:asciiTheme="minorHAnsi" w:hAnsiTheme="minorHAnsi"/>
                <w:color w:val="auto"/>
                <w:lang w:val="hu-HU"/>
              </w:rPr>
            </w:rPrChange>
          </w:rPr>
          <w:fldChar w:fldCharType="separate"/>
        </w:r>
      </w:ins>
      <w:ins w:id="417" w:author="HUBER, HAJNALKA" w:date="2018-02-26T09:34:00Z">
        <w:r w:rsidR="00DB72B9" w:rsidRPr="009F7E68">
          <w:rPr>
            <w:rStyle w:val="Hyperlink"/>
            <w:color w:val="auto"/>
            <w:u w:val="none"/>
            <w:lang w:val="hu-HU"/>
            <w:rPrChange w:id="418" w:author="HUBER, HAJNALKA" w:date="2018-02-26T09:50:00Z">
              <w:rPr>
                <w:rFonts w:asciiTheme="minorHAnsi" w:hAnsiTheme="minorHAnsi"/>
                <w:color w:val="auto"/>
                <w:lang w:val="hu-HU"/>
              </w:rPr>
            </w:rPrChange>
          </w:rPr>
          <w:t>https://www.quora.com/Which-automation-tool-is-better-in-software-industry-egg-plant-selenium-and-QTP</w:t>
        </w:r>
      </w:ins>
      <w:ins w:id="419" w:author="HUBER, HAJNALKA" w:date="2018-02-26T09:39:00Z">
        <w:r w:rsidR="00DB72B9" w:rsidRPr="006E4ABC">
          <w:rPr>
            <w:rFonts w:asciiTheme="minorHAnsi" w:hAnsiTheme="minorHAnsi"/>
            <w:color w:val="auto"/>
            <w:lang w:val="hu-HU"/>
            <w:rPrChange w:id="420" w:author="HUBER, HAJNALKA" w:date="2018-02-26T09:50:00Z">
              <w:rPr>
                <w:rFonts w:asciiTheme="minorHAnsi" w:hAnsiTheme="minorHAnsi"/>
                <w:color w:val="auto"/>
                <w:lang w:val="hu-HU"/>
              </w:rPr>
            </w:rPrChange>
          </w:rPr>
          <w:fldChar w:fldCharType="end"/>
        </w:r>
      </w:ins>
    </w:p>
    <w:p w14:paraId="6DBBE311" w14:textId="5C35A0CD" w:rsidR="00DB72B9" w:rsidRPr="00DB72B9" w:rsidRDefault="006E4ABC" w:rsidP="00E4688B">
      <w:pPr>
        <w:pStyle w:val="Default"/>
        <w:spacing w:after="160" w:line="360" w:lineRule="auto"/>
        <w:rPr>
          <w:rFonts w:asciiTheme="minorHAnsi" w:hAnsiTheme="minorHAnsi"/>
          <w:color w:val="auto"/>
          <w:lang w:val="hu-HU"/>
        </w:rPr>
      </w:pPr>
      <w:ins w:id="421" w:author="HUBER, HAJNALKA" w:date="2018-02-26T09:39:00Z">
        <w:r>
          <w:rPr>
            <w:rFonts w:asciiTheme="minorHAnsi" w:hAnsiTheme="minorHAnsi"/>
            <w:color w:val="auto"/>
            <w:lang w:val="hu-HU"/>
          </w:rPr>
          <w:t>13</w:t>
        </w:r>
        <w:r w:rsidR="00DB72B9">
          <w:rPr>
            <w:rFonts w:asciiTheme="minorHAnsi" w:hAnsiTheme="minorHAnsi"/>
            <w:color w:val="auto"/>
            <w:lang w:val="hu-HU"/>
          </w:rPr>
          <w:t xml:space="preserve">. </w:t>
        </w:r>
        <w:r w:rsidR="00DB72B9" w:rsidRPr="00DB72B9">
          <w:rPr>
            <w:rFonts w:asciiTheme="minorHAnsi" w:hAnsiTheme="minorHAnsi"/>
            <w:color w:val="auto"/>
            <w:lang w:val="hu-HU"/>
          </w:rPr>
          <w:t>https://www.seleniumhq.org/projects/ide/plugins.jsp</w:t>
        </w:r>
      </w:ins>
    </w:p>
    <w:p w14:paraId="07C37821" w14:textId="3AAEE479" w:rsidR="00C566DB" w:rsidRPr="00E4688B" w:rsidDel="006E4ABC" w:rsidRDefault="00701902" w:rsidP="00E4688B">
      <w:pPr>
        <w:pStyle w:val="Default"/>
        <w:spacing w:after="160" w:line="360" w:lineRule="auto"/>
        <w:rPr>
          <w:moveFrom w:id="422" w:author="HUBER, HAJNALKA" w:date="2018-02-26T09:42:00Z"/>
          <w:rFonts w:asciiTheme="minorHAnsi" w:hAnsiTheme="minorHAnsi"/>
          <w:color w:val="auto"/>
          <w:lang w:val="hu-HU"/>
        </w:rPr>
      </w:pPr>
      <w:moveFromRangeStart w:id="423" w:author="HUBER, HAJNALKA" w:date="2018-02-26T09:42:00Z" w:name="move507401483"/>
      <w:moveFrom w:id="424" w:author="HUBER, HAJNALKA" w:date="2018-02-26T09:42:00Z">
        <w:r w:rsidRPr="00E4688B" w:rsidDel="006E4ABC">
          <w:rPr>
            <w:rFonts w:asciiTheme="minorHAnsi" w:hAnsiTheme="minorHAnsi"/>
            <w:color w:val="auto"/>
            <w:lang w:val="hu-HU"/>
          </w:rPr>
          <w:t xml:space="preserve">9. </w:t>
        </w:r>
        <w:r w:rsidR="006A0D73" w:rsidDel="006E4ABC">
          <w:fldChar w:fldCharType="begin"/>
        </w:r>
        <w:r w:rsidR="006A0D73" w:rsidRPr="000122F2" w:rsidDel="006E4ABC">
          <w:rPr>
            <w:lang w:val="hu-HU"/>
            <w:rPrChange w:id="425" w:author="HUBER, HAJNALKA" w:date="2018-02-26T08:55:00Z">
              <w:rPr/>
            </w:rPrChange>
          </w:rPr>
          <w:instrText xml:space="preserve"> HYPERLINK "http://www.base36.com/2013/03/automated-vs-manual-testing-the-pros-and-cons-of-each/" </w:instrText>
        </w:r>
        <w:r w:rsidR="006A0D73" w:rsidDel="006E4ABC">
          <w:fldChar w:fldCharType="separate"/>
        </w:r>
        <w:r w:rsidR="00C566DB" w:rsidRPr="00E4688B" w:rsidDel="006E4ABC">
          <w:rPr>
            <w:rStyle w:val="Hyperlink"/>
            <w:rFonts w:asciiTheme="minorHAnsi" w:hAnsiTheme="minorHAnsi"/>
            <w:color w:val="auto"/>
            <w:u w:val="none"/>
            <w:lang w:val="hu-HU"/>
          </w:rPr>
          <w:t>http://www.base36.com/2013/03/automated-vs-manual-testing-the-pros-and-cons-of-each/</w:t>
        </w:r>
        <w:r w:rsidR="006A0D73" w:rsidDel="006E4ABC">
          <w:rPr>
            <w:rStyle w:val="Hyperlink"/>
            <w:color w:val="auto"/>
            <w:u w:val="none"/>
            <w:lang w:val="hu-HU"/>
          </w:rPr>
          <w:fldChar w:fldCharType="end"/>
        </w:r>
      </w:moveFrom>
    </w:p>
    <w:p w14:paraId="70E43CB6" w14:textId="5B3CC353" w:rsidR="00C566DB" w:rsidRPr="00E4688B" w:rsidDel="006E4ABC" w:rsidRDefault="00C566DB" w:rsidP="00E4688B">
      <w:pPr>
        <w:pStyle w:val="Default"/>
        <w:spacing w:after="160" w:line="360" w:lineRule="auto"/>
        <w:rPr>
          <w:moveFrom w:id="426" w:author="HUBER, HAJNALKA" w:date="2018-02-26T09:42:00Z"/>
          <w:rFonts w:asciiTheme="minorHAnsi" w:hAnsiTheme="minorHAnsi"/>
          <w:color w:val="auto"/>
          <w:shd w:val="clear" w:color="auto" w:fill="FFFFFF"/>
          <w:lang w:val="hu-HU"/>
        </w:rPr>
      </w:pPr>
      <w:moveFrom w:id="427" w:author="HUBER, HAJNALKA" w:date="2018-02-26T09:42:00Z">
        <w:r w:rsidRPr="00E4688B" w:rsidDel="006E4ABC">
          <w:rPr>
            <w:rFonts w:asciiTheme="minorHAnsi" w:hAnsiTheme="minorHAnsi"/>
            <w:color w:val="auto"/>
            <w:lang w:val="hu-HU"/>
          </w:rPr>
          <w:t>10. https://hu.wikipedia.org/wiki/Ciklomatikus_komplexit%C3%A1s</w:t>
        </w:r>
      </w:moveFrom>
    </w:p>
    <w:moveFromRangeEnd w:id="423"/>
    <w:p w14:paraId="7EFA1131" w14:textId="0DA3C151" w:rsidR="00CA6E27" w:rsidRPr="00E4688B" w:rsidRDefault="00CA6E27" w:rsidP="00E4688B">
      <w:pPr>
        <w:spacing w:line="360" w:lineRule="auto"/>
        <w:rPr>
          <w:sz w:val="24"/>
          <w:szCs w:val="24"/>
          <w:lang w:val="hu-HU"/>
        </w:rPr>
      </w:pPr>
      <w:r w:rsidRPr="00E4688B">
        <w:rPr>
          <w:sz w:val="24"/>
          <w:szCs w:val="24"/>
          <w:lang w:val="hu-HU"/>
        </w:rPr>
        <w:t>1</w:t>
      </w:r>
      <w:ins w:id="428" w:author="HUBER, HAJNALKA" w:date="2018-02-26T09:50:00Z">
        <w:r w:rsidR="005248AC">
          <w:rPr>
            <w:sz w:val="24"/>
            <w:szCs w:val="24"/>
            <w:lang w:val="hu-HU"/>
          </w:rPr>
          <w:t>4</w:t>
        </w:r>
      </w:ins>
      <w:del w:id="429" w:author="HUBER, HAJNALKA" w:date="2018-02-26T09:50:00Z">
        <w:r w:rsidR="00C27D81" w:rsidRPr="00E4688B" w:rsidDel="006E4ABC">
          <w:rPr>
            <w:sz w:val="24"/>
            <w:szCs w:val="24"/>
            <w:lang w:val="hu-HU"/>
          </w:rPr>
          <w:delText>1</w:delText>
        </w:r>
      </w:del>
      <w:r w:rsidRPr="00E4688B">
        <w:rPr>
          <w:sz w:val="24"/>
          <w:szCs w:val="24"/>
          <w:lang w:val="hu-HU"/>
        </w:rPr>
        <w:t xml:space="preserve">. </w:t>
      </w:r>
      <w:r w:rsidR="006A0D73">
        <w:fldChar w:fldCharType="begin"/>
      </w:r>
      <w:r w:rsidR="006A0D73" w:rsidRPr="000122F2">
        <w:rPr>
          <w:lang w:val="hu-HU"/>
          <w:rPrChange w:id="430" w:author="HUBER, HAJNALKA" w:date="2018-02-26T08:55:00Z">
            <w:rPr/>
          </w:rPrChange>
        </w:rPr>
        <w:instrText xml:space="preserve"> HYPERLINK "http://www.seleniumhq.org/projects/ide/" </w:instrText>
      </w:r>
      <w:r w:rsidR="006A0D73">
        <w:fldChar w:fldCharType="separate"/>
      </w:r>
      <w:r w:rsidR="00C659FB" w:rsidRPr="00E4688B">
        <w:rPr>
          <w:rStyle w:val="Hyperlink"/>
          <w:color w:val="auto"/>
          <w:sz w:val="24"/>
          <w:szCs w:val="24"/>
          <w:u w:val="none"/>
          <w:lang w:val="hu-HU"/>
        </w:rPr>
        <w:t>http://www.seleniumhq.org/projects/ide/</w:t>
      </w:r>
      <w:r w:rsidR="006A0D73">
        <w:rPr>
          <w:rStyle w:val="Hyperlink"/>
          <w:color w:val="auto"/>
          <w:sz w:val="24"/>
          <w:szCs w:val="24"/>
          <w:u w:val="none"/>
          <w:lang w:val="hu-HU"/>
        </w:rPr>
        <w:fldChar w:fldCharType="end"/>
      </w:r>
    </w:p>
    <w:p w14:paraId="417ACDCE" w14:textId="5E3BE5BD" w:rsidR="00C659FB" w:rsidRPr="00E4688B" w:rsidRDefault="00C659FB" w:rsidP="00E4688B">
      <w:pPr>
        <w:spacing w:line="360" w:lineRule="auto"/>
        <w:rPr>
          <w:rStyle w:val="Hyperlink"/>
          <w:color w:val="auto"/>
          <w:sz w:val="24"/>
          <w:szCs w:val="24"/>
          <w:u w:val="none"/>
          <w:lang w:val="hu-HU"/>
        </w:rPr>
      </w:pPr>
      <w:r w:rsidRPr="00E4688B">
        <w:rPr>
          <w:sz w:val="24"/>
          <w:szCs w:val="24"/>
          <w:lang w:val="hu-HU"/>
        </w:rPr>
        <w:t>1</w:t>
      </w:r>
      <w:ins w:id="431" w:author="HUBER, HAJNALKA" w:date="2018-02-26T09:52:00Z">
        <w:r w:rsidR="005248AC">
          <w:rPr>
            <w:sz w:val="24"/>
            <w:szCs w:val="24"/>
            <w:lang w:val="hu-HU"/>
          </w:rPr>
          <w:t>5</w:t>
        </w:r>
      </w:ins>
      <w:del w:id="432" w:author="HUBER, HAJNALKA" w:date="2018-02-26T09:52:00Z">
        <w:r w:rsidRPr="00E4688B" w:rsidDel="005248AC">
          <w:rPr>
            <w:sz w:val="24"/>
            <w:szCs w:val="24"/>
            <w:lang w:val="hu-HU"/>
          </w:rPr>
          <w:delText>2</w:delText>
        </w:r>
      </w:del>
      <w:r w:rsidRPr="00E4688B">
        <w:rPr>
          <w:sz w:val="24"/>
          <w:szCs w:val="24"/>
          <w:lang w:val="hu-HU"/>
        </w:rPr>
        <w:t xml:space="preserve">. </w:t>
      </w:r>
      <w:r w:rsidR="006A0D73">
        <w:fldChar w:fldCharType="begin"/>
      </w:r>
      <w:r w:rsidR="006A0D73" w:rsidRPr="000122F2">
        <w:rPr>
          <w:lang w:val="hu-HU"/>
          <w:rPrChange w:id="433" w:author="HUBER, HAJNALKA" w:date="2018-02-26T08:55:00Z">
            <w:rPr/>
          </w:rPrChange>
        </w:rPr>
        <w:instrText xml:space="preserve"> HYPERLINK "http://toolsqa.com/selenium-webdriver/browser-navigation-commands/" </w:instrText>
      </w:r>
      <w:r w:rsidR="006A0D73">
        <w:fldChar w:fldCharType="separate"/>
      </w:r>
      <w:r w:rsidR="002C5A73" w:rsidRPr="00E4688B">
        <w:rPr>
          <w:rStyle w:val="Hyperlink"/>
          <w:color w:val="auto"/>
          <w:sz w:val="24"/>
          <w:szCs w:val="24"/>
          <w:u w:val="none"/>
          <w:lang w:val="hu-HU"/>
        </w:rPr>
        <w:t>http://toolsqa.com/selenium-webdriver/browser-navigation-commands/</w:t>
      </w:r>
      <w:r w:rsidR="006A0D73">
        <w:rPr>
          <w:rStyle w:val="Hyperlink"/>
          <w:color w:val="auto"/>
          <w:sz w:val="24"/>
          <w:szCs w:val="24"/>
          <w:u w:val="none"/>
          <w:lang w:val="hu-HU"/>
        </w:rPr>
        <w:fldChar w:fldCharType="end"/>
      </w:r>
    </w:p>
    <w:p w14:paraId="1E03F555" w14:textId="3AE96F08" w:rsidR="00EE46DA" w:rsidRDefault="00EE46DA" w:rsidP="00E4688B">
      <w:pPr>
        <w:spacing w:line="360" w:lineRule="auto"/>
        <w:rPr>
          <w:ins w:id="434" w:author="HUBER, HAJNALKA" w:date="2018-02-26T09:55:00Z"/>
          <w:rStyle w:val="Hyperlink"/>
          <w:color w:val="auto"/>
          <w:sz w:val="24"/>
          <w:szCs w:val="24"/>
          <w:u w:val="none"/>
          <w:lang w:val="hu-HU"/>
        </w:rPr>
      </w:pPr>
      <w:r w:rsidRPr="00E4688B">
        <w:rPr>
          <w:rStyle w:val="Hyperlink"/>
          <w:color w:val="auto"/>
          <w:sz w:val="24"/>
          <w:szCs w:val="24"/>
          <w:u w:val="none"/>
          <w:lang w:val="hu-HU"/>
        </w:rPr>
        <w:t>1</w:t>
      </w:r>
      <w:ins w:id="435" w:author="HUBER, HAJNALKA" w:date="2018-02-26T09:52:00Z">
        <w:r w:rsidR="005248AC">
          <w:rPr>
            <w:rStyle w:val="Hyperlink"/>
            <w:color w:val="auto"/>
            <w:sz w:val="24"/>
            <w:szCs w:val="24"/>
            <w:u w:val="none"/>
            <w:lang w:val="hu-HU"/>
          </w:rPr>
          <w:t>6</w:t>
        </w:r>
      </w:ins>
      <w:del w:id="436" w:author="HUBER, HAJNALKA" w:date="2018-02-26T09:52:00Z">
        <w:r w:rsidRPr="00E4688B" w:rsidDel="005248AC">
          <w:rPr>
            <w:rStyle w:val="Hyperlink"/>
            <w:color w:val="auto"/>
            <w:sz w:val="24"/>
            <w:szCs w:val="24"/>
            <w:u w:val="none"/>
            <w:lang w:val="hu-HU"/>
          </w:rPr>
          <w:delText>3</w:delText>
        </w:r>
      </w:del>
      <w:r w:rsidRPr="00E4688B">
        <w:rPr>
          <w:rStyle w:val="Hyperlink"/>
          <w:color w:val="auto"/>
          <w:sz w:val="24"/>
          <w:szCs w:val="24"/>
          <w:u w:val="none"/>
          <w:lang w:val="hu-HU"/>
        </w:rPr>
        <w:t>.</w:t>
      </w:r>
      <w:r w:rsidRPr="00E4688B">
        <w:rPr>
          <w:sz w:val="24"/>
          <w:szCs w:val="24"/>
          <w:lang w:val="hu-HU"/>
        </w:rPr>
        <w:t xml:space="preserve"> </w:t>
      </w:r>
      <w:r w:rsidR="006A0D73">
        <w:fldChar w:fldCharType="begin"/>
      </w:r>
      <w:r w:rsidR="006A0D73" w:rsidRPr="000122F2">
        <w:rPr>
          <w:lang w:val="hu-HU"/>
          <w:rPrChange w:id="437" w:author="HUBER, HAJNALKA" w:date="2018-02-26T08:55:00Z">
            <w:rPr/>
          </w:rPrChange>
        </w:rPr>
        <w:instrText xml:space="preserve"> HYPERLINK "https://www.webperformance.com/load-testing-tools/blog/real-browser-manual/building-a-testcase/how-locate-element-the-page/type-element-locators/" </w:instrText>
      </w:r>
      <w:r w:rsidR="006A0D73">
        <w:fldChar w:fldCharType="separate"/>
      </w:r>
      <w:r w:rsidRPr="00E4688B">
        <w:rPr>
          <w:rStyle w:val="Hyperlink"/>
          <w:color w:val="auto"/>
          <w:sz w:val="24"/>
          <w:szCs w:val="24"/>
          <w:u w:val="none"/>
          <w:lang w:val="hu-HU"/>
        </w:rPr>
        <w:t>https://www.webperformance.com/load-testing-tools/blog/real-browser-manual/building-a-testcase/how-locate-element-the-page/type-element-locators/</w:t>
      </w:r>
      <w:r w:rsidR="006A0D73">
        <w:rPr>
          <w:rStyle w:val="Hyperlink"/>
          <w:color w:val="auto"/>
          <w:sz w:val="24"/>
          <w:szCs w:val="24"/>
          <w:u w:val="none"/>
          <w:lang w:val="hu-HU"/>
        </w:rPr>
        <w:fldChar w:fldCharType="end"/>
      </w:r>
    </w:p>
    <w:p w14:paraId="013FC168" w14:textId="4CD670E8" w:rsidR="005248AC" w:rsidRPr="005248AC" w:rsidRDefault="005248AC" w:rsidP="00E4688B">
      <w:pPr>
        <w:spacing w:line="360" w:lineRule="auto"/>
        <w:rPr>
          <w:ins w:id="438" w:author="HUBER, HAJNALKA" w:date="2018-02-26T09:56:00Z"/>
          <w:rStyle w:val="Hyperlink"/>
          <w:color w:val="auto"/>
          <w:sz w:val="24"/>
          <w:szCs w:val="24"/>
          <w:u w:val="none"/>
          <w:lang w:val="hu-HU"/>
        </w:rPr>
      </w:pPr>
      <w:ins w:id="439" w:author="HUBER, HAJNALKA" w:date="2018-02-26T09:55:00Z">
        <w:r w:rsidRPr="005248AC">
          <w:rPr>
            <w:rStyle w:val="Hyperlink"/>
            <w:color w:val="auto"/>
            <w:sz w:val="24"/>
            <w:szCs w:val="24"/>
            <w:u w:val="none"/>
            <w:lang w:val="hu-HU"/>
          </w:rPr>
          <w:t xml:space="preserve">17. </w:t>
        </w:r>
      </w:ins>
      <w:ins w:id="440" w:author="HUBER, HAJNALKA" w:date="2018-02-26T09:56:00Z">
        <w:r w:rsidRPr="009F7E68">
          <w:rPr>
            <w:rStyle w:val="Hyperlink"/>
            <w:color w:val="auto"/>
            <w:sz w:val="24"/>
            <w:szCs w:val="24"/>
            <w:u w:val="none"/>
            <w:lang w:val="hu-HU"/>
          </w:rPr>
          <w:fldChar w:fldCharType="begin"/>
        </w:r>
        <w:r w:rsidRPr="005248AC">
          <w:rPr>
            <w:rStyle w:val="Hyperlink"/>
            <w:color w:val="auto"/>
            <w:sz w:val="24"/>
            <w:szCs w:val="24"/>
            <w:u w:val="none"/>
            <w:lang w:val="hu-HU"/>
          </w:rPr>
          <w:instrText xml:space="preserve"> HYPERLINK "</w:instrText>
        </w:r>
      </w:ins>
      <w:ins w:id="441" w:author="HUBER, HAJNALKA" w:date="2018-02-26T09:55:00Z">
        <w:r w:rsidRPr="005248AC">
          <w:rPr>
            <w:rStyle w:val="Hyperlink"/>
            <w:color w:val="auto"/>
            <w:sz w:val="24"/>
            <w:szCs w:val="24"/>
            <w:u w:val="none"/>
            <w:lang w:val="hu-HU"/>
          </w:rPr>
          <w:instrText>https://git-scm.com/about</w:instrText>
        </w:r>
      </w:ins>
      <w:ins w:id="442" w:author="HUBER, HAJNALKA" w:date="2018-02-26T09:56:00Z">
        <w:r w:rsidRPr="005248AC">
          <w:rPr>
            <w:rStyle w:val="Hyperlink"/>
            <w:color w:val="auto"/>
            <w:sz w:val="24"/>
            <w:szCs w:val="24"/>
            <w:u w:val="none"/>
            <w:lang w:val="hu-HU"/>
          </w:rPr>
          <w:instrText xml:space="preserve">" </w:instrText>
        </w:r>
        <w:r w:rsidRPr="005248AC">
          <w:rPr>
            <w:rStyle w:val="Hyperlink"/>
            <w:color w:val="auto"/>
            <w:sz w:val="24"/>
            <w:szCs w:val="24"/>
            <w:u w:val="none"/>
            <w:lang w:val="hu-HU"/>
            <w:rPrChange w:id="443" w:author="HUBER, HAJNALKA" w:date="2018-02-26T09:58:00Z">
              <w:rPr>
                <w:rStyle w:val="Hyperlink"/>
                <w:color w:val="auto"/>
                <w:sz w:val="24"/>
                <w:szCs w:val="24"/>
                <w:u w:val="none"/>
                <w:lang w:val="hu-HU"/>
              </w:rPr>
            </w:rPrChange>
          </w:rPr>
          <w:fldChar w:fldCharType="separate"/>
        </w:r>
      </w:ins>
      <w:ins w:id="444" w:author="HUBER, HAJNALKA" w:date="2018-02-26T09:55:00Z">
        <w:r w:rsidRPr="005248AC">
          <w:rPr>
            <w:rStyle w:val="Hyperlink"/>
            <w:color w:val="auto"/>
            <w:sz w:val="24"/>
            <w:szCs w:val="24"/>
            <w:u w:val="none"/>
            <w:lang w:val="hu-HU"/>
            <w:rPrChange w:id="445" w:author="HUBER, HAJNALKA" w:date="2018-02-26T09:58:00Z">
              <w:rPr>
                <w:rStyle w:val="Hyperlink"/>
                <w:sz w:val="24"/>
                <w:szCs w:val="24"/>
                <w:lang w:val="hu-HU"/>
              </w:rPr>
            </w:rPrChange>
          </w:rPr>
          <w:t>https://git-scm.com/about</w:t>
        </w:r>
      </w:ins>
      <w:ins w:id="446" w:author="HUBER, HAJNALKA" w:date="2018-02-26T09:56:00Z">
        <w:r w:rsidRPr="005248AC">
          <w:rPr>
            <w:rStyle w:val="Hyperlink"/>
            <w:color w:val="auto"/>
            <w:sz w:val="24"/>
            <w:szCs w:val="24"/>
            <w:u w:val="none"/>
            <w:lang w:val="hu-HU"/>
            <w:rPrChange w:id="447" w:author="HUBER, HAJNALKA" w:date="2018-02-26T09:58:00Z">
              <w:rPr>
                <w:rStyle w:val="Hyperlink"/>
                <w:color w:val="auto"/>
                <w:sz w:val="24"/>
                <w:szCs w:val="24"/>
                <w:u w:val="none"/>
                <w:lang w:val="hu-HU"/>
              </w:rPr>
            </w:rPrChange>
          </w:rPr>
          <w:fldChar w:fldCharType="end"/>
        </w:r>
      </w:ins>
    </w:p>
    <w:p w14:paraId="44617970" w14:textId="35B9EF83" w:rsidR="005248AC" w:rsidRPr="00AD3EFD" w:rsidRDefault="005248AC" w:rsidP="00E4688B">
      <w:pPr>
        <w:spacing w:line="360" w:lineRule="auto"/>
        <w:rPr>
          <w:ins w:id="448" w:author="HUBER, HAJNALKA" w:date="2018-02-26T10:03:00Z"/>
          <w:rStyle w:val="Hyperlink"/>
          <w:color w:val="auto"/>
          <w:sz w:val="24"/>
          <w:szCs w:val="24"/>
          <w:u w:val="none"/>
          <w:lang w:val="hu-HU"/>
        </w:rPr>
      </w:pPr>
      <w:ins w:id="449" w:author="HUBER, HAJNALKA" w:date="2018-02-26T09:56:00Z">
        <w:r w:rsidRPr="00AD3EFD">
          <w:rPr>
            <w:rStyle w:val="Hyperlink"/>
            <w:color w:val="auto"/>
            <w:sz w:val="24"/>
            <w:szCs w:val="24"/>
            <w:u w:val="none"/>
            <w:lang w:val="hu-HU"/>
          </w:rPr>
          <w:lastRenderedPageBreak/>
          <w:t xml:space="preserve">18. </w:t>
        </w:r>
      </w:ins>
      <w:ins w:id="450" w:author="HUBER, HAJNALKA" w:date="2018-02-26T10:03:00Z">
        <w:r w:rsidR="008D1874" w:rsidRPr="009F7E68">
          <w:rPr>
            <w:rStyle w:val="Hyperlink"/>
            <w:color w:val="auto"/>
            <w:sz w:val="24"/>
            <w:szCs w:val="24"/>
            <w:u w:val="none"/>
            <w:lang w:val="hu-HU"/>
          </w:rPr>
          <w:fldChar w:fldCharType="begin"/>
        </w:r>
        <w:r w:rsidR="008D1874" w:rsidRPr="00AD3EFD">
          <w:rPr>
            <w:rStyle w:val="Hyperlink"/>
            <w:color w:val="auto"/>
            <w:sz w:val="24"/>
            <w:szCs w:val="24"/>
            <w:u w:val="none"/>
            <w:lang w:val="hu-HU"/>
          </w:rPr>
          <w:instrText xml:space="preserve"> HYPERLINK "</w:instrText>
        </w:r>
      </w:ins>
      <w:ins w:id="451" w:author="HUBER, HAJNALKA" w:date="2018-02-26T09:56:00Z">
        <w:r w:rsidR="008D1874" w:rsidRPr="00AD3EFD">
          <w:rPr>
            <w:rStyle w:val="Hyperlink"/>
            <w:color w:val="auto"/>
            <w:sz w:val="24"/>
            <w:szCs w:val="24"/>
            <w:u w:val="none"/>
            <w:lang w:val="hu-HU"/>
          </w:rPr>
          <w:instrText>https://en.wikipedia.org/wiki/TestLink</w:instrText>
        </w:r>
      </w:ins>
      <w:ins w:id="452" w:author="HUBER, HAJNALKA" w:date="2018-02-26T10:03:00Z">
        <w:r w:rsidR="008D1874" w:rsidRPr="00AD3EFD">
          <w:rPr>
            <w:rStyle w:val="Hyperlink"/>
            <w:color w:val="auto"/>
            <w:sz w:val="24"/>
            <w:szCs w:val="24"/>
            <w:u w:val="none"/>
            <w:lang w:val="hu-HU"/>
          </w:rPr>
          <w:instrText xml:space="preserve">" </w:instrText>
        </w:r>
        <w:r w:rsidR="008D1874" w:rsidRPr="00AD3EFD">
          <w:rPr>
            <w:rStyle w:val="Hyperlink"/>
            <w:color w:val="auto"/>
            <w:sz w:val="24"/>
            <w:szCs w:val="24"/>
            <w:u w:val="none"/>
            <w:lang w:val="hu-HU"/>
            <w:rPrChange w:id="453" w:author="HUBER, HAJNALKA" w:date="2018-02-26T10:13:00Z">
              <w:rPr>
                <w:rStyle w:val="Hyperlink"/>
                <w:color w:val="auto"/>
                <w:sz w:val="24"/>
                <w:szCs w:val="24"/>
                <w:u w:val="none"/>
                <w:lang w:val="hu-HU"/>
              </w:rPr>
            </w:rPrChange>
          </w:rPr>
          <w:fldChar w:fldCharType="separate"/>
        </w:r>
      </w:ins>
      <w:ins w:id="454" w:author="HUBER, HAJNALKA" w:date="2018-02-26T09:56:00Z">
        <w:r w:rsidR="008D1874" w:rsidRPr="00AD3EFD">
          <w:rPr>
            <w:rStyle w:val="Hyperlink"/>
            <w:color w:val="auto"/>
            <w:sz w:val="24"/>
            <w:szCs w:val="24"/>
            <w:u w:val="none"/>
            <w:lang w:val="hu-HU"/>
            <w:rPrChange w:id="455" w:author="HUBER, HAJNALKA" w:date="2018-02-26T10:13:00Z">
              <w:rPr>
                <w:rStyle w:val="Hyperlink"/>
                <w:sz w:val="24"/>
                <w:szCs w:val="24"/>
                <w:lang w:val="hu-HU"/>
              </w:rPr>
            </w:rPrChange>
          </w:rPr>
          <w:t>https://en.wikipedia.org/wiki/TestLink</w:t>
        </w:r>
      </w:ins>
      <w:ins w:id="456" w:author="HUBER, HAJNALKA" w:date="2018-02-26T10:03:00Z">
        <w:r w:rsidR="008D1874" w:rsidRPr="00AD3EFD">
          <w:rPr>
            <w:rStyle w:val="Hyperlink"/>
            <w:color w:val="auto"/>
            <w:sz w:val="24"/>
            <w:szCs w:val="24"/>
            <w:u w:val="none"/>
            <w:lang w:val="hu-HU"/>
            <w:rPrChange w:id="457" w:author="HUBER, HAJNALKA" w:date="2018-02-26T10:13:00Z">
              <w:rPr>
                <w:rStyle w:val="Hyperlink"/>
                <w:color w:val="auto"/>
                <w:sz w:val="24"/>
                <w:szCs w:val="24"/>
                <w:u w:val="none"/>
                <w:lang w:val="hu-HU"/>
              </w:rPr>
            </w:rPrChange>
          </w:rPr>
          <w:fldChar w:fldCharType="end"/>
        </w:r>
      </w:ins>
    </w:p>
    <w:p w14:paraId="51D2B588" w14:textId="261EBA3E" w:rsidR="008D1874" w:rsidRPr="00AD3EFD" w:rsidRDefault="008D1874" w:rsidP="00E4688B">
      <w:pPr>
        <w:spacing w:line="360" w:lineRule="auto"/>
        <w:rPr>
          <w:ins w:id="458" w:author="HUBER, HAJNALKA" w:date="2018-02-26T10:13:00Z"/>
          <w:rStyle w:val="Hyperlink"/>
          <w:color w:val="auto"/>
          <w:sz w:val="24"/>
          <w:szCs w:val="24"/>
          <w:u w:val="none"/>
          <w:lang w:val="hu-HU"/>
        </w:rPr>
      </w:pPr>
      <w:ins w:id="459" w:author="HUBER, HAJNALKA" w:date="2018-02-26T10:03:00Z">
        <w:r w:rsidRPr="00AD3EFD">
          <w:rPr>
            <w:rStyle w:val="Hyperlink"/>
            <w:color w:val="auto"/>
            <w:sz w:val="24"/>
            <w:szCs w:val="24"/>
            <w:u w:val="none"/>
            <w:lang w:val="hu-HU"/>
          </w:rPr>
          <w:t xml:space="preserve">19. </w:t>
        </w:r>
      </w:ins>
      <w:ins w:id="460" w:author="HUBER, HAJNALKA" w:date="2018-02-26T10:13:00Z">
        <w:r w:rsidR="00AD3EFD" w:rsidRPr="009F7E68">
          <w:rPr>
            <w:rStyle w:val="Hyperlink"/>
            <w:color w:val="auto"/>
            <w:sz w:val="24"/>
            <w:szCs w:val="24"/>
            <w:u w:val="none"/>
            <w:lang w:val="hu-HU"/>
          </w:rPr>
          <w:fldChar w:fldCharType="begin"/>
        </w:r>
        <w:r w:rsidR="00AD3EFD" w:rsidRPr="00AD3EFD">
          <w:rPr>
            <w:rStyle w:val="Hyperlink"/>
            <w:color w:val="auto"/>
            <w:sz w:val="24"/>
            <w:szCs w:val="24"/>
            <w:u w:val="none"/>
            <w:lang w:val="hu-HU"/>
          </w:rPr>
          <w:instrText xml:space="preserve"> HYPERLINK "</w:instrText>
        </w:r>
      </w:ins>
      <w:ins w:id="461" w:author="HUBER, HAJNALKA" w:date="2018-02-26T10:03:00Z">
        <w:r w:rsidR="00AD3EFD" w:rsidRPr="00AD3EFD">
          <w:rPr>
            <w:rStyle w:val="Hyperlink"/>
            <w:color w:val="auto"/>
            <w:sz w:val="24"/>
            <w:szCs w:val="24"/>
            <w:u w:val="none"/>
            <w:lang w:val="hu-HU"/>
          </w:rPr>
          <w:instrText>https://blogs.perficient.com/delivery/blog/2015/08/17/comparison-of-test-management-tools/</w:instrText>
        </w:r>
      </w:ins>
      <w:ins w:id="462" w:author="HUBER, HAJNALKA" w:date="2018-02-26T10:13:00Z">
        <w:r w:rsidR="00AD3EFD" w:rsidRPr="00AD3EFD">
          <w:rPr>
            <w:rStyle w:val="Hyperlink"/>
            <w:color w:val="auto"/>
            <w:sz w:val="24"/>
            <w:szCs w:val="24"/>
            <w:u w:val="none"/>
            <w:lang w:val="hu-HU"/>
          </w:rPr>
          <w:instrText xml:space="preserve">" </w:instrText>
        </w:r>
        <w:r w:rsidR="00AD3EFD" w:rsidRPr="00AD3EFD">
          <w:rPr>
            <w:rStyle w:val="Hyperlink"/>
            <w:color w:val="auto"/>
            <w:sz w:val="24"/>
            <w:szCs w:val="24"/>
            <w:u w:val="none"/>
            <w:lang w:val="hu-HU"/>
            <w:rPrChange w:id="463" w:author="HUBER, HAJNALKA" w:date="2018-02-26T10:13:00Z">
              <w:rPr>
                <w:rStyle w:val="Hyperlink"/>
                <w:color w:val="auto"/>
                <w:sz w:val="24"/>
                <w:szCs w:val="24"/>
                <w:u w:val="none"/>
                <w:lang w:val="hu-HU"/>
              </w:rPr>
            </w:rPrChange>
          </w:rPr>
          <w:fldChar w:fldCharType="separate"/>
        </w:r>
      </w:ins>
      <w:ins w:id="464" w:author="HUBER, HAJNALKA" w:date="2018-02-26T10:03:00Z">
        <w:r w:rsidR="00AD3EFD" w:rsidRPr="00AD3EFD">
          <w:rPr>
            <w:rStyle w:val="Hyperlink"/>
            <w:color w:val="auto"/>
            <w:sz w:val="24"/>
            <w:szCs w:val="24"/>
            <w:u w:val="none"/>
            <w:lang w:val="hu-HU"/>
            <w:rPrChange w:id="465" w:author="HUBER, HAJNALKA" w:date="2018-02-26T10:13:00Z">
              <w:rPr>
                <w:rStyle w:val="Hyperlink"/>
                <w:sz w:val="24"/>
                <w:szCs w:val="24"/>
                <w:lang w:val="hu-HU"/>
              </w:rPr>
            </w:rPrChange>
          </w:rPr>
          <w:t>https://blogs.perficient.com/delivery/blog/2015/08/17/comparison-of-test-management-tools/</w:t>
        </w:r>
      </w:ins>
      <w:ins w:id="466" w:author="HUBER, HAJNALKA" w:date="2018-02-26T10:13:00Z">
        <w:r w:rsidR="00AD3EFD" w:rsidRPr="00AD3EFD">
          <w:rPr>
            <w:rStyle w:val="Hyperlink"/>
            <w:color w:val="auto"/>
            <w:sz w:val="24"/>
            <w:szCs w:val="24"/>
            <w:u w:val="none"/>
            <w:lang w:val="hu-HU"/>
            <w:rPrChange w:id="467" w:author="HUBER, HAJNALKA" w:date="2018-02-26T10:13:00Z">
              <w:rPr>
                <w:rStyle w:val="Hyperlink"/>
                <w:color w:val="auto"/>
                <w:sz w:val="24"/>
                <w:szCs w:val="24"/>
                <w:u w:val="none"/>
                <w:lang w:val="hu-HU"/>
              </w:rPr>
            </w:rPrChange>
          </w:rPr>
          <w:fldChar w:fldCharType="end"/>
        </w:r>
      </w:ins>
    </w:p>
    <w:p w14:paraId="6C75813D" w14:textId="11EE79D6" w:rsidR="00AD3EFD" w:rsidRPr="00AD3EFD" w:rsidRDefault="00AD3EFD" w:rsidP="00E4688B">
      <w:pPr>
        <w:spacing w:line="360" w:lineRule="auto"/>
        <w:rPr>
          <w:rStyle w:val="Hyperlink"/>
          <w:color w:val="auto"/>
          <w:sz w:val="24"/>
          <w:szCs w:val="24"/>
          <w:u w:val="none"/>
          <w:lang w:val="hu-HU"/>
        </w:rPr>
      </w:pPr>
      <w:ins w:id="468" w:author="HUBER, HAJNALKA" w:date="2018-02-26T10:13:00Z">
        <w:r w:rsidRPr="00AD3EFD">
          <w:rPr>
            <w:rStyle w:val="Hyperlink"/>
            <w:color w:val="auto"/>
            <w:sz w:val="24"/>
            <w:szCs w:val="24"/>
            <w:u w:val="none"/>
            <w:lang w:val="hu-HU"/>
          </w:rPr>
          <w:t>20. https://blogs.perficient.com/delivery/blog/2017/08/04/integration-of-selenium-webdriver-with-testlink/</w:t>
        </w:r>
      </w:ins>
    </w:p>
    <w:p w14:paraId="67E15AA8" w14:textId="0873DBAD" w:rsidR="00EE46DA" w:rsidRPr="00AD3EFD" w:rsidRDefault="00EE46DA" w:rsidP="00E4688B">
      <w:pPr>
        <w:spacing w:line="360" w:lineRule="auto"/>
        <w:rPr>
          <w:rStyle w:val="Hyperlink"/>
          <w:color w:val="auto"/>
          <w:sz w:val="24"/>
          <w:szCs w:val="24"/>
          <w:u w:val="none"/>
          <w:lang w:val="hu-HU"/>
        </w:rPr>
      </w:pPr>
      <w:del w:id="469" w:author="HUBER, HAJNALKA" w:date="2018-02-26T10:03:00Z">
        <w:r w:rsidRPr="00AD3EFD" w:rsidDel="008D1874">
          <w:rPr>
            <w:rStyle w:val="Hyperlink"/>
            <w:color w:val="auto"/>
            <w:sz w:val="24"/>
            <w:szCs w:val="24"/>
            <w:u w:val="none"/>
            <w:lang w:val="hu-HU"/>
          </w:rPr>
          <w:delText>1</w:delText>
        </w:r>
      </w:del>
      <w:ins w:id="470" w:author="HUBER, HAJNALKA" w:date="2018-02-26T10:03:00Z">
        <w:r w:rsidR="008D1874" w:rsidRPr="00AD3EFD">
          <w:rPr>
            <w:rStyle w:val="Hyperlink"/>
            <w:color w:val="auto"/>
            <w:sz w:val="24"/>
            <w:szCs w:val="24"/>
            <w:u w:val="none"/>
            <w:lang w:val="hu-HU"/>
          </w:rPr>
          <w:t>2</w:t>
        </w:r>
      </w:ins>
      <w:ins w:id="471" w:author="HUBER, HAJNALKA" w:date="2018-02-26T10:13:00Z">
        <w:r w:rsidR="00AD3EFD" w:rsidRPr="00AD3EFD">
          <w:rPr>
            <w:rStyle w:val="Hyperlink"/>
            <w:color w:val="auto"/>
            <w:sz w:val="24"/>
            <w:szCs w:val="24"/>
            <w:u w:val="none"/>
            <w:lang w:val="hu-HU"/>
          </w:rPr>
          <w:t>1</w:t>
        </w:r>
      </w:ins>
      <w:del w:id="472" w:author="HUBER, HAJNALKA" w:date="2018-02-26T09:52:00Z">
        <w:r w:rsidRPr="00AD3EFD" w:rsidDel="005248AC">
          <w:rPr>
            <w:rStyle w:val="Hyperlink"/>
            <w:color w:val="auto"/>
            <w:sz w:val="24"/>
            <w:szCs w:val="24"/>
            <w:u w:val="none"/>
            <w:lang w:val="hu-HU"/>
          </w:rPr>
          <w:delText>4</w:delText>
        </w:r>
      </w:del>
      <w:r w:rsidRPr="00AD3EFD">
        <w:rPr>
          <w:rStyle w:val="Hyperlink"/>
          <w:color w:val="auto"/>
          <w:sz w:val="24"/>
          <w:szCs w:val="24"/>
          <w:u w:val="none"/>
          <w:lang w:val="hu-HU"/>
        </w:rPr>
        <w:t>.</w:t>
      </w:r>
      <w:r w:rsidRPr="00AD3EFD">
        <w:rPr>
          <w:sz w:val="24"/>
          <w:szCs w:val="24"/>
          <w:lang w:val="hu-HU"/>
        </w:rPr>
        <w:t xml:space="preserve"> </w:t>
      </w:r>
      <w:r w:rsidR="006A0D73" w:rsidRPr="009F7E68">
        <w:fldChar w:fldCharType="begin"/>
      </w:r>
      <w:r w:rsidR="006A0D73" w:rsidRPr="00AD3EFD">
        <w:rPr>
          <w:lang w:val="hu-HU"/>
          <w:rPrChange w:id="473" w:author="HUBER, HAJNALKA" w:date="2018-02-26T10:13:00Z">
            <w:rPr/>
          </w:rPrChange>
        </w:rPr>
        <w:instrText xml:space="preserve"> HYPERLINK "http://elementalselenium.com/tips/22-locator-strategy" </w:instrText>
      </w:r>
      <w:r w:rsidR="006A0D73" w:rsidRPr="00AD3EFD">
        <w:rPr>
          <w:rPrChange w:id="474" w:author="HUBER, HAJNALKA" w:date="2018-02-26T10:13:00Z">
            <w:rPr>
              <w:rStyle w:val="Hyperlink"/>
              <w:color w:val="auto"/>
              <w:sz w:val="24"/>
              <w:szCs w:val="24"/>
              <w:u w:val="none"/>
              <w:lang w:val="hu-HU"/>
            </w:rPr>
          </w:rPrChange>
        </w:rPr>
        <w:fldChar w:fldCharType="separate"/>
      </w:r>
      <w:r w:rsidR="00A66145" w:rsidRPr="00AD3EFD">
        <w:rPr>
          <w:rStyle w:val="Hyperlink"/>
          <w:color w:val="auto"/>
          <w:sz w:val="24"/>
          <w:szCs w:val="24"/>
          <w:u w:val="none"/>
          <w:lang w:val="hu-HU"/>
        </w:rPr>
        <w:t>http://elementalselenium.com/tips/22-locator-strategy</w:t>
      </w:r>
      <w:r w:rsidR="006A0D73" w:rsidRPr="00AD3EFD">
        <w:rPr>
          <w:rStyle w:val="Hyperlink"/>
          <w:color w:val="auto"/>
          <w:sz w:val="24"/>
          <w:szCs w:val="24"/>
          <w:u w:val="none"/>
          <w:lang w:val="hu-HU"/>
          <w:rPrChange w:id="475" w:author="HUBER, HAJNALKA" w:date="2018-02-26T10:13:00Z">
            <w:rPr>
              <w:rStyle w:val="Hyperlink"/>
              <w:color w:val="auto"/>
              <w:sz w:val="24"/>
              <w:szCs w:val="24"/>
              <w:u w:val="none"/>
              <w:lang w:val="hu-HU"/>
            </w:rPr>
          </w:rPrChange>
        </w:rPr>
        <w:fldChar w:fldCharType="end"/>
      </w:r>
    </w:p>
    <w:p w14:paraId="2340F02F" w14:textId="4658FFE0" w:rsidR="002C5A73" w:rsidRPr="00AD3EFD" w:rsidRDefault="005248AC" w:rsidP="00E4688B">
      <w:pPr>
        <w:spacing w:line="360" w:lineRule="auto"/>
        <w:rPr>
          <w:sz w:val="24"/>
          <w:szCs w:val="24"/>
          <w:lang w:val="hu-HU"/>
        </w:rPr>
      </w:pPr>
      <w:ins w:id="476" w:author="HUBER, HAJNALKA" w:date="2018-02-26T09:58:00Z">
        <w:r w:rsidRPr="00AD3EFD">
          <w:rPr>
            <w:rStyle w:val="Hyperlink"/>
            <w:color w:val="auto"/>
            <w:sz w:val="24"/>
            <w:szCs w:val="24"/>
            <w:u w:val="none"/>
            <w:lang w:val="hu-HU"/>
          </w:rPr>
          <w:t>2</w:t>
        </w:r>
      </w:ins>
      <w:ins w:id="477" w:author="HUBER, HAJNALKA" w:date="2018-02-26T10:13:00Z">
        <w:r w:rsidR="00AD3EFD" w:rsidRPr="00AD3EFD">
          <w:rPr>
            <w:rStyle w:val="Hyperlink"/>
            <w:color w:val="auto"/>
            <w:sz w:val="24"/>
            <w:szCs w:val="24"/>
            <w:u w:val="none"/>
            <w:lang w:val="hu-HU"/>
          </w:rPr>
          <w:t>2</w:t>
        </w:r>
      </w:ins>
      <w:del w:id="478" w:author="HUBER, HAJNALKA" w:date="2018-02-26T09:58:00Z">
        <w:r w:rsidR="00A66145" w:rsidRPr="00AD3EFD" w:rsidDel="005248AC">
          <w:rPr>
            <w:rStyle w:val="Hyperlink"/>
            <w:color w:val="auto"/>
            <w:sz w:val="24"/>
            <w:szCs w:val="24"/>
            <w:u w:val="none"/>
            <w:lang w:val="hu-HU"/>
          </w:rPr>
          <w:delText>1</w:delText>
        </w:r>
      </w:del>
      <w:del w:id="479" w:author="HUBER, HAJNALKA" w:date="2018-02-26T09:53:00Z">
        <w:r w:rsidR="00A66145" w:rsidRPr="00AD3EFD" w:rsidDel="005248AC">
          <w:rPr>
            <w:rStyle w:val="Hyperlink"/>
            <w:color w:val="auto"/>
            <w:sz w:val="24"/>
            <w:szCs w:val="24"/>
            <w:u w:val="none"/>
            <w:lang w:val="hu-HU"/>
          </w:rPr>
          <w:delText>5</w:delText>
        </w:r>
      </w:del>
      <w:r w:rsidR="00A66145" w:rsidRPr="00AD3EFD">
        <w:rPr>
          <w:rStyle w:val="Hyperlink"/>
          <w:color w:val="auto"/>
          <w:sz w:val="24"/>
          <w:szCs w:val="24"/>
          <w:u w:val="none"/>
          <w:lang w:val="hu-HU"/>
        </w:rPr>
        <w:t>.</w:t>
      </w:r>
      <w:r w:rsidR="00A66145" w:rsidRPr="00AD3EFD">
        <w:rPr>
          <w:sz w:val="24"/>
          <w:szCs w:val="24"/>
          <w:lang w:val="hu-HU"/>
        </w:rPr>
        <w:t xml:space="preserve"> </w:t>
      </w:r>
      <w:r w:rsidR="00A66145" w:rsidRPr="00AD3EFD">
        <w:rPr>
          <w:rStyle w:val="Hyperlink"/>
          <w:color w:val="auto"/>
          <w:sz w:val="24"/>
          <w:szCs w:val="24"/>
          <w:u w:val="none"/>
          <w:lang w:val="hu-HU"/>
        </w:rPr>
        <w:t>http://toolsqa.com/selenium-webdriver/implicit-explicit-n-fluent-wait/</w:t>
      </w:r>
    </w:p>
    <w:p w14:paraId="5A728766" w14:textId="0D95C113" w:rsidR="000F3AE9" w:rsidRPr="00AD3EFD" w:rsidRDefault="005248AC" w:rsidP="00E4688B">
      <w:pPr>
        <w:spacing w:line="360" w:lineRule="auto"/>
        <w:rPr>
          <w:sz w:val="24"/>
          <w:szCs w:val="24"/>
          <w:lang w:val="hu-HU"/>
        </w:rPr>
      </w:pPr>
      <w:ins w:id="480" w:author="HUBER, HAJNALKA" w:date="2018-02-26T09:58:00Z">
        <w:r w:rsidRPr="00AD3EFD">
          <w:rPr>
            <w:sz w:val="24"/>
            <w:szCs w:val="24"/>
            <w:lang w:val="hu-HU"/>
          </w:rPr>
          <w:t>2</w:t>
        </w:r>
      </w:ins>
      <w:ins w:id="481" w:author="HUBER, HAJNALKA" w:date="2018-02-26T10:13:00Z">
        <w:r w:rsidR="00AD3EFD" w:rsidRPr="00AD3EFD">
          <w:rPr>
            <w:sz w:val="24"/>
            <w:szCs w:val="24"/>
            <w:lang w:val="hu-HU"/>
          </w:rPr>
          <w:t>3</w:t>
        </w:r>
      </w:ins>
      <w:del w:id="482" w:author="HUBER, HAJNALKA" w:date="2018-02-26T09:58:00Z">
        <w:r w:rsidR="00A66145" w:rsidRPr="00AD3EFD" w:rsidDel="005248AC">
          <w:rPr>
            <w:sz w:val="24"/>
            <w:szCs w:val="24"/>
            <w:lang w:val="hu-HU"/>
          </w:rPr>
          <w:delText>1</w:delText>
        </w:r>
      </w:del>
      <w:del w:id="483" w:author="HUBER, HAJNALKA" w:date="2018-02-26T09:53:00Z">
        <w:r w:rsidR="00A66145" w:rsidRPr="00AD3EFD" w:rsidDel="005248AC">
          <w:rPr>
            <w:sz w:val="24"/>
            <w:szCs w:val="24"/>
            <w:lang w:val="hu-HU"/>
          </w:rPr>
          <w:delText>6</w:delText>
        </w:r>
      </w:del>
      <w:r w:rsidR="00A66145" w:rsidRPr="00AD3EFD">
        <w:rPr>
          <w:sz w:val="24"/>
          <w:szCs w:val="24"/>
          <w:lang w:val="hu-HU"/>
        </w:rPr>
        <w:t>. http://www.seleniumhq.org/docs/06_test_design_considerations.jsp</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F425B1" w14:textId="77777777" w:rsidR="00AB0B6B" w:rsidRDefault="00AB0B6B" w:rsidP="000F3AE9">
      <w:pPr>
        <w:spacing w:after="0" w:line="240" w:lineRule="auto"/>
      </w:pPr>
      <w:r>
        <w:separator/>
      </w:r>
    </w:p>
  </w:endnote>
  <w:endnote w:type="continuationSeparator" w:id="0">
    <w:p w14:paraId="3811BC41" w14:textId="77777777" w:rsidR="00AB0B6B" w:rsidRDefault="00AB0B6B"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809859"/>
      <w:docPartObj>
        <w:docPartGallery w:val="Page Numbers (Bottom of Page)"/>
        <w:docPartUnique/>
      </w:docPartObj>
    </w:sdtPr>
    <w:sdtEndPr>
      <w:rPr>
        <w:noProof/>
      </w:rPr>
    </w:sdtEndPr>
    <w:sdtContent>
      <w:p w14:paraId="0493F200" w14:textId="77777777" w:rsidR="006A0D73" w:rsidRDefault="006A0D73">
        <w:pPr>
          <w:pStyle w:val="Footer"/>
          <w:jc w:val="center"/>
        </w:pPr>
        <w:r>
          <w:fldChar w:fldCharType="begin"/>
        </w:r>
        <w:r>
          <w:instrText xml:space="preserve"> PAGE   \* MERGEFORMAT </w:instrText>
        </w:r>
        <w:r>
          <w:fldChar w:fldCharType="separate"/>
        </w:r>
        <w:r w:rsidR="009F7E68">
          <w:rPr>
            <w:noProof/>
          </w:rPr>
          <w:t>2</w:t>
        </w:r>
        <w:r>
          <w:rPr>
            <w:noProof/>
          </w:rPr>
          <w:fldChar w:fldCharType="end"/>
        </w:r>
      </w:p>
    </w:sdtContent>
  </w:sdt>
  <w:p w14:paraId="3AB79FB9" w14:textId="77777777" w:rsidR="006A0D73" w:rsidRPr="000F3AE9" w:rsidRDefault="006A0D73">
    <w:pPr>
      <w:pStyle w:val="Footer"/>
      <w:rPr>
        <w:lang w:val="hu-HU"/>
      </w:rPr>
    </w:pPr>
    <w:r>
      <w:rPr>
        <w:lang w:val="hu-HU"/>
      </w:rPr>
      <w:t>Huber Hajnalka</w:t>
    </w:r>
    <w:r>
      <w:rPr>
        <w:lang w:val="hu-HU"/>
      </w:rPr>
      <w:tab/>
    </w:r>
    <w:r>
      <w:rPr>
        <w:lang w:val="hu-HU"/>
      </w:rPr>
      <w:tab/>
      <w:t>KR023R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3B537" w14:textId="77777777" w:rsidR="00AB0B6B" w:rsidRDefault="00AB0B6B" w:rsidP="000F3AE9">
      <w:pPr>
        <w:spacing w:after="0" w:line="240" w:lineRule="auto"/>
      </w:pPr>
      <w:r>
        <w:separator/>
      </w:r>
    </w:p>
  </w:footnote>
  <w:footnote w:type="continuationSeparator" w:id="0">
    <w:p w14:paraId="00D0190B" w14:textId="77777777" w:rsidR="00AB0B6B" w:rsidRDefault="00AB0B6B"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BER, HAJNALKA">
    <w15:presenceInfo w15:providerId="AD" w15:userId="S-1-5-21-2000478354-1425521274-725345543-420213"/>
  </w15:person>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122F2"/>
    <w:rsid w:val="00046E93"/>
    <w:rsid w:val="00055A2A"/>
    <w:rsid w:val="0006130D"/>
    <w:rsid w:val="000748A5"/>
    <w:rsid w:val="000751F1"/>
    <w:rsid w:val="00077958"/>
    <w:rsid w:val="000810E3"/>
    <w:rsid w:val="000B20FE"/>
    <w:rsid w:val="000D422A"/>
    <w:rsid w:val="000E10F2"/>
    <w:rsid w:val="000E2582"/>
    <w:rsid w:val="000F12AE"/>
    <w:rsid w:val="000F3AE9"/>
    <w:rsid w:val="00116D47"/>
    <w:rsid w:val="0012745A"/>
    <w:rsid w:val="00167EAA"/>
    <w:rsid w:val="001E48F3"/>
    <w:rsid w:val="002044D7"/>
    <w:rsid w:val="0021341C"/>
    <w:rsid w:val="0023494D"/>
    <w:rsid w:val="002530ED"/>
    <w:rsid w:val="00266A79"/>
    <w:rsid w:val="0027537E"/>
    <w:rsid w:val="002954BC"/>
    <w:rsid w:val="002C5A73"/>
    <w:rsid w:val="002D4E89"/>
    <w:rsid w:val="002F0308"/>
    <w:rsid w:val="002F123F"/>
    <w:rsid w:val="00313A03"/>
    <w:rsid w:val="00373E42"/>
    <w:rsid w:val="00402626"/>
    <w:rsid w:val="00415E0D"/>
    <w:rsid w:val="004229EE"/>
    <w:rsid w:val="00454424"/>
    <w:rsid w:val="00485573"/>
    <w:rsid w:val="004A29FD"/>
    <w:rsid w:val="004C7752"/>
    <w:rsid w:val="004D4927"/>
    <w:rsid w:val="004F2C90"/>
    <w:rsid w:val="005007B2"/>
    <w:rsid w:val="005047E6"/>
    <w:rsid w:val="005248AC"/>
    <w:rsid w:val="005513FA"/>
    <w:rsid w:val="00551AAA"/>
    <w:rsid w:val="00566B5B"/>
    <w:rsid w:val="005721C7"/>
    <w:rsid w:val="005B21AD"/>
    <w:rsid w:val="005F2899"/>
    <w:rsid w:val="0060033B"/>
    <w:rsid w:val="0061059D"/>
    <w:rsid w:val="00621E22"/>
    <w:rsid w:val="00635101"/>
    <w:rsid w:val="0066401D"/>
    <w:rsid w:val="006823D4"/>
    <w:rsid w:val="006A0D73"/>
    <w:rsid w:val="006A4101"/>
    <w:rsid w:val="006A4960"/>
    <w:rsid w:val="006E4ABC"/>
    <w:rsid w:val="006E5C54"/>
    <w:rsid w:val="006F19E4"/>
    <w:rsid w:val="00701902"/>
    <w:rsid w:val="0071015B"/>
    <w:rsid w:val="00721A0A"/>
    <w:rsid w:val="007503AC"/>
    <w:rsid w:val="007678A3"/>
    <w:rsid w:val="00781381"/>
    <w:rsid w:val="00784C0F"/>
    <w:rsid w:val="007A31A7"/>
    <w:rsid w:val="007A4CCF"/>
    <w:rsid w:val="007E1746"/>
    <w:rsid w:val="007F348D"/>
    <w:rsid w:val="007F7B6B"/>
    <w:rsid w:val="008259DA"/>
    <w:rsid w:val="0083484D"/>
    <w:rsid w:val="008369AE"/>
    <w:rsid w:val="00853EF5"/>
    <w:rsid w:val="0086375D"/>
    <w:rsid w:val="008A6A4A"/>
    <w:rsid w:val="008B6538"/>
    <w:rsid w:val="008D1874"/>
    <w:rsid w:val="008D5583"/>
    <w:rsid w:val="009264FF"/>
    <w:rsid w:val="009362E7"/>
    <w:rsid w:val="00941C5F"/>
    <w:rsid w:val="00955DB4"/>
    <w:rsid w:val="00965181"/>
    <w:rsid w:val="00974B40"/>
    <w:rsid w:val="00986776"/>
    <w:rsid w:val="009C6371"/>
    <w:rsid w:val="009D70D6"/>
    <w:rsid w:val="009E29A9"/>
    <w:rsid w:val="009E38CA"/>
    <w:rsid w:val="009E5C32"/>
    <w:rsid w:val="009F7E68"/>
    <w:rsid w:val="00A018EF"/>
    <w:rsid w:val="00A24EE7"/>
    <w:rsid w:val="00A31EA6"/>
    <w:rsid w:val="00A32DC2"/>
    <w:rsid w:val="00A40FE5"/>
    <w:rsid w:val="00A60F89"/>
    <w:rsid w:val="00A66145"/>
    <w:rsid w:val="00A940C0"/>
    <w:rsid w:val="00A94E52"/>
    <w:rsid w:val="00AA19D6"/>
    <w:rsid w:val="00AB0B6B"/>
    <w:rsid w:val="00AB1753"/>
    <w:rsid w:val="00AB59F5"/>
    <w:rsid w:val="00AD3EFD"/>
    <w:rsid w:val="00AE735F"/>
    <w:rsid w:val="00B16343"/>
    <w:rsid w:val="00B42158"/>
    <w:rsid w:val="00B55DB5"/>
    <w:rsid w:val="00B75E82"/>
    <w:rsid w:val="00B80756"/>
    <w:rsid w:val="00BA01B9"/>
    <w:rsid w:val="00BA7801"/>
    <w:rsid w:val="00BB31C6"/>
    <w:rsid w:val="00BC2441"/>
    <w:rsid w:val="00BE060F"/>
    <w:rsid w:val="00C0615E"/>
    <w:rsid w:val="00C071EB"/>
    <w:rsid w:val="00C27D81"/>
    <w:rsid w:val="00C30650"/>
    <w:rsid w:val="00C34946"/>
    <w:rsid w:val="00C566DB"/>
    <w:rsid w:val="00C65760"/>
    <w:rsid w:val="00C659FB"/>
    <w:rsid w:val="00C844B2"/>
    <w:rsid w:val="00C9466D"/>
    <w:rsid w:val="00CA59D8"/>
    <w:rsid w:val="00CA6E27"/>
    <w:rsid w:val="00CC77C2"/>
    <w:rsid w:val="00CD0636"/>
    <w:rsid w:val="00CE6ACA"/>
    <w:rsid w:val="00CF1D1E"/>
    <w:rsid w:val="00CF5A3D"/>
    <w:rsid w:val="00D058BD"/>
    <w:rsid w:val="00D06414"/>
    <w:rsid w:val="00D256F2"/>
    <w:rsid w:val="00D308FA"/>
    <w:rsid w:val="00D34C42"/>
    <w:rsid w:val="00D6691A"/>
    <w:rsid w:val="00D73AA9"/>
    <w:rsid w:val="00DA52BF"/>
    <w:rsid w:val="00DB43CF"/>
    <w:rsid w:val="00DB72B9"/>
    <w:rsid w:val="00DC76CB"/>
    <w:rsid w:val="00DD56CA"/>
    <w:rsid w:val="00E02168"/>
    <w:rsid w:val="00E04FA6"/>
    <w:rsid w:val="00E07E39"/>
    <w:rsid w:val="00E147C9"/>
    <w:rsid w:val="00E2795C"/>
    <w:rsid w:val="00E27F71"/>
    <w:rsid w:val="00E3472F"/>
    <w:rsid w:val="00E4688B"/>
    <w:rsid w:val="00E8735B"/>
    <w:rsid w:val="00E92312"/>
    <w:rsid w:val="00E94E3F"/>
    <w:rsid w:val="00EA485C"/>
    <w:rsid w:val="00EA775D"/>
    <w:rsid w:val="00EB04CD"/>
    <w:rsid w:val="00EC2A24"/>
    <w:rsid w:val="00ED133D"/>
    <w:rsid w:val="00ED4E8A"/>
    <w:rsid w:val="00EE46DA"/>
    <w:rsid w:val="00EF27A7"/>
    <w:rsid w:val="00EF59E4"/>
    <w:rsid w:val="00F07E2E"/>
    <w:rsid w:val="00F26321"/>
    <w:rsid w:val="00F37031"/>
    <w:rsid w:val="00F77295"/>
    <w:rsid w:val="00F81096"/>
    <w:rsid w:val="00F8215A"/>
    <w:rsid w:val="00F83D6F"/>
    <w:rsid w:val="00FB3727"/>
    <w:rsid w:val="00FB4310"/>
    <w:rsid w:val="00FB6D35"/>
    <w:rsid w:val="00FE5881"/>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45</Pages>
  <Words>8172</Words>
  <Characters>46585</Characters>
  <Application>Microsoft Office Word</Application>
  <DocSecurity>0</DocSecurity>
  <Lines>388</Lines>
  <Paragraphs>109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54648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6</cp:revision>
  <dcterms:created xsi:type="dcterms:W3CDTF">2018-02-26T10:33:00Z</dcterms:created>
  <dcterms:modified xsi:type="dcterms:W3CDTF">2018-04-12T11:30:00Z</dcterms:modified>
</cp:coreProperties>
</file>